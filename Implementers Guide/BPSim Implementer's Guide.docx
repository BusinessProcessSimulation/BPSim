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449C" w:rsidRPr="005D449C" w:rsidRDefault="005D449C" w:rsidP="005D449C">
      <w:pPr>
        <w:pStyle w:val="Heading1"/>
        <w:numPr>
          <w:ilvl w:val="0"/>
          <w:numId w:val="0"/>
        </w:numPr>
        <w:spacing w:before="0" w:after="0"/>
        <w:ind w:left="432"/>
        <w:rPr>
          <w:rFonts w:eastAsia="Times New Roman" w:cs="Arial"/>
          <w:bCs w:val="0"/>
          <w:color w:val="000000"/>
          <w:szCs w:val="24"/>
          <w:u w:color="000000"/>
        </w:rPr>
      </w:pPr>
    </w:p>
    <w:p w:rsidR="005D449C" w:rsidRDefault="005D449C" w:rsidP="005D449C"/>
    <w:p w:rsidR="005D449C" w:rsidRDefault="005D449C" w:rsidP="005D449C"/>
    <w:p w:rsidR="005D449C" w:rsidRDefault="005D449C" w:rsidP="005D449C"/>
    <w:p w:rsidR="005D449C" w:rsidRDefault="005D449C" w:rsidP="005D449C"/>
    <w:p w:rsidR="005D449C" w:rsidRPr="002E46EE" w:rsidRDefault="005D449C" w:rsidP="005D449C"/>
    <w:tbl>
      <w:tblPr>
        <w:tblW w:w="5000" w:type="pct"/>
        <w:jc w:val="center"/>
        <w:tblLook w:val="04A0" w:firstRow="1" w:lastRow="0" w:firstColumn="1" w:lastColumn="0" w:noHBand="0" w:noVBand="1"/>
      </w:tblPr>
      <w:tblGrid>
        <w:gridCol w:w="10188"/>
      </w:tblGrid>
      <w:tr w:rsidR="005D449C" w:rsidTr="005D449C">
        <w:trPr>
          <w:trHeight w:val="2880"/>
          <w:jc w:val="center"/>
        </w:trPr>
        <w:tc>
          <w:tcPr>
            <w:tcW w:w="5000" w:type="pct"/>
          </w:tcPr>
          <w:p w:rsidR="005D449C" w:rsidRDefault="005D449C" w:rsidP="005D449C">
            <w:pPr>
              <w:pStyle w:val="NoSpacing"/>
              <w:rPr>
                <w:rFonts w:ascii="Cambria" w:hAnsi="Cambria"/>
                <w:caps/>
              </w:rPr>
            </w:pPr>
          </w:p>
          <w:p w:rsidR="005D449C" w:rsidRPr="007D33FA" w:rsidRDefault="005D449C" w:rsidP="005D449C">
            <w:pPr>
              <w:jc w:val="center"/>
            </w:pPr>
            <w:r>
              <w:rPr>
                <w:noProof/>
                <w:lang w:val="en-US" w:eastAsia="en-US"/>
              </w:rPr>
              <w:drawing>
                <wp:inline distT="0" distB="0" distL="0" distR="0" wp14:anchorId="5D005C7C" wp14:editId="71E8D68A">
                  <wp:extent cx="5702300" cy="1915160"/>
                  <wp:effectExtent l="0" t="0" r="0" b="8890"/>
                  <wp:docPr id="7" name="Picture 7" descr="http://www.bpsim.org/img/bp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psim.org/img/bpsi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1915160"/>
                          </a:xfrm>
                          <a:prstGeom prst="rect">
                            <a:avLst/>
                          </a:prstGeom>
                          <a:noFill/>
                          <a:ln>
                            <a:noFill/>
                          </a:ln>
                        </pic:spPr>
                      </pic:pic>
                    </a:graphicData>
                  </a:graphic>
                </wp:inline>
              </w:drawing>
            </w:r>
          </w:p>
        </w:tc>
        <w:bookmarkStart w:id="0" w:name="_GoBack"/>
        <w:bookmarkEnd w:id="0"/>
      </w:tr>
      <w:tr w:rsidR="005D449C" w:rsidTr="005D449C">
        <w:trPr>
          <w:trHeight w:val="1440"/>
          <w:jc w:val="center"/>
        </w:trPr>
        <w:tc>
          <w:tcPr>
            <w:tcW w:w="5000" w:type="pct"/>
            <w:vAlign w:val="center"/>
          </w:tcPr>
          <w:p w:rsidR="005D449C" w:rsidRPr="006E4D73" w:rsidRDefault="005D449C" w:rsidP="005D449C">
            <w:pPr>
              <w:pStyle w:val="NoSpacing"/>
              <w:jc w:val="center"/>
              <w:rPr>
                <w:rFonts w:ascii="Cambria" w:hAnsi="Cambria"/>
                <w:sz w:val="80"/>
                <w:szCs w:val="80"/>
              </w:rPr>
            </w:pPr>
            <w:r>
              <w:rPr>
                <w:rFonts w:ascii="Cambria" w:hAnsi="Cambria"/>
                <w:sz w:val="80"/>
                <w:szCs w:val="80"/>
              </w:rPr>
              <w:t>Implementer’s Guide</w:t>
            </w:r>
          </w:p>
        </w:tc>
      </w:tr>
      <w:tr w:rsidR="005D449C" w:rsidTr="005D449C">
        <w:trPr>
          <w:trHeight w:val="720"/>
          <w:jc w:val="center"/>
        </w:trPr>
        <w:tc>
          <w:tcPr>
            <w:tcW w:w="5000" w:type="pct"/>
            <w:vAlign w:val="center"/>
          </w:tcPr>
          <w:p w:rsidR="005D449C" w:rsidRPr="006E4D73" w:rsidRDefault="005D449C" w:rsidP="005D449C">
            <w:pPr>
              <w:pStyle w:val="NoSpacing"/>
              <w:jc w:val="center"/>
              <w:rPr>
                <w:rFonts w:ascii="Cambria" w:hAnsi="Cambria"/>
                <w:sz w:val="44"/>
                <w:szCs w:val="44"/>
              </w:rPr>
            </w:pPr>
          </w:p>
        </w:tc>
      </w:tr>
      <w:tr w:rsidR="005D449C" w:rsidTr="005D449C">
        <w:trPr>
          <w:trHeight w:val="360"/>
          <w:jc w:val="center"/>
        </w:trPr>
        <w:tc>
          <w:tcPr>
            <w:tcW w:w="5000" w:type="pct"/>
            <w:vAlign w:val="center"/>
          </w:tcPr>
          <w:p w:rsidR="005D449C" w:rsidRDefault="005D449C" w:rsidP="005D449C">
            <w:pPr>
              <w:pStyle w:val="NoSpacing"/>
              <w:jc w:val="center"/>
            </w:pPr>
          </w:p>
        </w:tc>
      </w:tr>
      <w:tr w:rsidR="005D449C" w:rsidTr="005D449C">
        <w:trPr>
          <w:trHeight w:val="360"/>
          <w:jc w:val="center"/>
        </w:trPr>
        <w:tc>
          <w:tcPr>
            <w:tcW w:w="5000" w:type="pct"/>
            <w:vAlign w:val="center"/>
          </w:tcPr>
          <w:p w:rsidR="005D449C" w:rsidRDefault="005D449C" w:rsidP="005D449C">
            <w:pPr>
              <w:pStyle w:val="NoSpacing"/>
              <w:jc w:val="center"/>
              <w:rPr>
                <w:b/>
                <w:bCs/>
              </w:rPr>
            </w:pPr>
          </w:p>
        </w:tc>
      </w:tr>
      <w:tr w:rsidR="005D449C" w:rsidTr="005D449C">
        <w:trPr>
          <w:trHeight w:val="360"/>
          <w:jc w:val="center"/>
        </w:trPr>
        <w:tc>
          <w:tcPr>
            <w:tcW w:w="5000" w:type="pct"/>
            <w:vAlign w:val="center"/>
          </w:tcPr>
          <w:p w:rsidR="005D449C" w:rsidRDefault="00D16266" w:rsidP="004626CB">
            <w:pPr>
              <w:pStyle w:val="NoSpacing"/>
              <w:jc w:val="center"/>
              <w:rPr>
                <w:b/>
                <w:bCs/>
              </w:rPr>
            </w:pPr>
            <w:r>
              <w:rPr>
                <w:b/>
                <w:bCs/>
              </w:rPr>
              <w:t xml:space="preserve">Document Status – </w:t>
            </w:r>
            <w:del w:id="1" w:author="Geoff Hook" w:date="2016-07-18T13:07:00Z">
              <w:r w:rsidDel="00B310DA">
                <w:rPr>
                  <w:b/>
                  <w:bCs/>
                </w:rPr>
                <w:delText>Released</w:delText>
              </w:r>
            </w:del>
            <w:ins w:id="2" w:author="Geoff Hook" w:date="2016-07-18T13:07:00Z">
              <w:del w:id="3" w:author="Simon Ringuette" w:date="2016-12-21T21:03:00Z">
                <w:r w:rsidR="00B310DA" w:rsidDel="004626CB">
                  <w:rPr>
                    <w:b/>
                    <w:bCs/>
                  </w:rPr>
                  <w:delText>Draft</w:delText>
                </w:r>
              </w:del>
            </w:ins>
            <w:ins w:id="4" w:author="Simon Ringuette" w:date="2016-12-21T21:03:00Z">
              <w:r w:rsidR="004626CB">
                <w:rPr>
                  <w:b/>
                  <w:bCs/>
                </w:rPr>
                <w:t>Released</w:t>
              </w:r>
            </w:ins>
          </w:p>
        </w:tc>
      </w:tr>
    </w:tbl>
    <w:p w:rsidR="005D449C" w:rsidRDefault="005D449C" w:rsidP="005D449C"/>
    <w:p w:rsidR="005D449C" w:rsidRDefault="00D12948" w:rsidP="008A21B1">
      <w:pPr>
        <w:tabs>
          <w:tab w:val="center" w:pos="4680"/>
          <w:tab w:val="left" w:pos="8520"/>
        </w:tabs>
        <w:jc w:val="center"/>
      </w:pPr>
      <w:del w:id="5" w:author="Geoff Hook" w:date="2016-07-18T13:07:00Z">
        <w:r w:rsidDel="00B310DA">
          <w:delText>Feb 18</w:delText>
        </w:r>
      </w:del>
      <w:ins w:id="6" w:author="Geoff Hook" w:date="2016-10-04T14:05:00Z">
        <w:del w:id="7" w:author="Simon Ringuette" w:date="2016-12-21T21:03:00Z">
          <w:r w:rsidR="00C9104C" w:rsidDel="004626CB">
            <w:delText>October</w:delText>
          </w:r>
        </w:del>
      </w:ins>
      <w:ins w:id="8" w:author="Simon Ringuette" w:date="2016-12-21T21:03:00Z">
        <w:r w:rsidR="004626CB">
          <w:t>December</w:t>
        </w:r>
      </w:ins>
      <w:r>
        <w:t>, 2016</w:t>
      </w:r>
    </w:p>
    <w:p w:rsidR="005D449C" w:rsidRDefault="00D16266" w:rsidP="008A21B1">
      <w:pPr>
        <w:jc w:val="center"/>
      </w:pPr>
      <w:r>
        <w:t>Version V</w:t>
      </w:r>
      <w:ins w:id="9" w:author="Geoff Hook" w:date="2016-07-18T13:08:00Z">
        <w:r w:rsidR="00B310DA">
          <w:t>2.0</w:t>
        </w:r>
      </w:ins>
      <w:del w:id="10" w:author="Geoff Hook" w:date="2016-07-18T13:07:00Z">
        <w:r w:rsidDel="00B310DA">
          <w:delText>1.0</w:delText>
        </w:r>
        <w:r w:rsidR="00D12948" w:rsidDel="00B310DA">
          <w:delText>.2</w:delText>
        </w:r>
      </w:del>
    </w:p>
    <w:tbl>
      <w:tblPr>
        <w:tblpPr w:leftFromText="187" w:rightFromText="187" w:horzAnchor="margin" w:tblpXSpec="center" w:tblpYSpec="bottom"/>
        <w:tblW w:w="5000" w:type="pct"/>
        <w:tblLook w:val="04A0" w:firstRow="1" w:lastRow="0" w:firstColumn="1" w:lastColumn="0" w:noHBand="0" w:noVBand="1"/>
      </w:tblPr>
      <w:tblGrid>
        <w:gridCol w:w="10188"/>
      </w:tblGrid>
      <w:tr w:rsidR="005D449C" w:rsidTr="005D449C">
        <w:tc>
          <w:tcPr>
            <w:tcW w:w="5000" w:type="pct"/>
          </w:tcPr>
          <w:p w:rsidR="005D449C" w:rsidRPr="006E4D73" w:rsidRDefault="005D449C" w:rsidP="005D449C">
            <w:pPr>
              <w:pStyle w:val="NoSpacing"/>
            </w:pPr>
            <w:r w:rsidRPr="00CE134F">
              <w:t>This work by WfMC is licensed under a Creative Commons Attribution 3.0 Unported (CC BY 3.0) License. Generally speaking, you are free: to Share, to copy, distribute and transmit the work, to Remix, to adapt the work, to make commercial use of the work herein as long as you attribute the work.</w:t>
            </w:r>
          </w:p>
        </w:tc>
      </w:tr>
    </w:tbl>
    <w:p w:rsidR="00763DCF" w:rsidRPr="009A5576" w:rsidRDefault="00763DCF" w:rsidP="009A5576">
      <w:pPr>
        <w:rPr>
          <w:rFonts w:ascii="Liberation Sans" w:hAnsi="Liberation Sans"/>
          <w:sz w:val="32"/>
        </w:rPr>
      </w:pPr>
    </w:p>
    <w:p w:rsidR="00C21509" w:rsidRDefault="00C21509" w:rsidP="00D6760D">
      <w:pPr>
        <w:pStyle w:val="Textbody"/>
      </w:pPr>
    </w:p>
    <w:p w:rsidR="00C21509" w:rsidRDefault="007F105B" w:rsidP="00D6760D">
      <w:pPr>
        <w:pStyle w:val="TOAHeading"/>
      </w:pPr>
      <w:r>
        <w:t>Table of Contents</w:t>
      </w:r>
    </w:p>
    <w:p w:rsidR="00C21509" w:rsidRDefault="00C21509" w:rsidP="00D6760D">
      <w:pPr>
        <w:sectPr w:rsidR="00C21509">
          <w:headerReference w:type="default" r:id="rId13"/>
          <w:footerReference w:type="default" r:id="rId14"/>
          <w:pgSz w:w="12240" w:h="15840"/>
          <w:pgMar w:top="1134" w:right="1134" w:bottom="1134" w:left="1134" w:header="720" w:footer="720" w:gutter="0"/>
          <w:cols w:space="720"/>
          <w:formProt w:val="0"/>
          <w:docGrid w:linePitch="360"/>
        </w:sectPr>
      </w:pPr>
    </w:p>
    <w:p w:rsidR="000F3093" w:rsidRDefault="00F760D8">
      <w:pPr>
        <w:pStyle w:val="TOC1"/>
        <w:tabs>
          <w:tab w:val="left" w:pos="480"/>
          <w:tab w:val="right" w:leader="dot" w:pos="9962"/>
        </w:tabs>
        <w:rPr>
          <w:ins w:id="19" w:author="Geoff Hook" w:date="2016-10-04T14:17:00Z"/>
          <w:rFonts w:cstheme="minorBidi"/>
          <w:noProof/>
          <w:sz w:val="22"/>
          <w:szCs w:val="22"/>
          <w:lang w:val="en-GB" w:eastAsia="en-GB"/>
        </w:rPr>
      </w:pPr>
      <w:r>
        <w:fldChar w:fldCharType="begin"/>
      </w:r>
      <w:r w:rsidR="007F105B">
        <w:instrText>TOC \f \o "1-9" \o "1-9"</w:instrText>
      </w:r>
      <w:r>
        <w:fldChar w:fldCharType="separate"/>
      </w:r>
      <w:ins w:id="20" w:author="Geoff Hook" w:date="2016-10-04T14:17:00Z">
        <w:r w:rsidR="000F3093">
          <w:rPr>
            <w:noProof/>
          </w:rPr>
          <w:t>1</w:t>
        </w:r>
        <w:r w:rsidR="000F3093">
          <w:rPr>
            <w:rFonts w:cstheme="minorBidi"/>
            <w:noProof/>
            <w:sz w:val="22"/>
            <w:szCs w:val="22"/>
            <w:lang w:val="en-GB" w:eastAsia="en-GB"/>
          </w:rPr>
          <w:tab/>
        </w:r>
        <w:r w:rsidR="000F3093">
          <w:rPr>
            <w:noProof/>
          </w:rPr>
          <w:t>Introduction</w:t>
        </w:r>
        <w:r w:rsidR="000F3093">
          <w:rPr>
            <w:noProof/>
          </w:rPr>
          <w:tab/>
        </w:r>
        <w:r w:rsidR="000F3093">
          <w:rPr>
            <w:noProof/>
          </w:rPr>
          <w:fldChar w:fldCharType="begin"/>
        </w:r>
        <w:r w:rsidR="000F3093">
          <w:rPr>
            <w:noProof/>
          </w:rPr>
          <w:instrText xml:space="preserve"> PAGEREF _Toc463353990 \h </w:instrText>
        </w:r>
      </w:ins>
      <w:r w:rsidR="000F3093">
        <w:rPr>
          <w:noProof/>
        </w:rPr>
      </w:r>
      <w:r w:rsidR="000F3093">
        <w:rPr>
          <w:noProof/>
        </w:rPr>
        <w:fldChar w:fldCharType="separate"/>
      </w:r>
      <w:ins w:id="21" w:author="Simon Ringuette" w:date="2016-12-21T21:04:00Z">
        <w:r w:rsidR="00014DF3">
          <w:rPr>
            <w:noProof/>
          </w:rPr>
          <w:t>6</w:t>
        </w:r>
      </w:ins>
      <w:ins w:id="22" w:author="Geoff Hook" w:date="2016-10-04T14:17:00Z">
        <w:r w:rsidR="000F3093">
          <w:rPr>
            <w:noProof/>
          </w:rPr>
          <w:fldChar w:fldCharType="end"/>
        </w:r>
      </w:ins>
    </w:p>
    <w:p w:rsidR="000F3093" w:rsidRDefault="000F3093">
      <w:pPr>
        <w:pStyle w:val="TOC2"/>
        <w:tabs>
          <w:tab w:val="left" w:pos="880"/>
          <w:tab w:val="right" w:leader="dot" w:pos="9962"/>
        </w:tabs>
        <w:rPr>
          <w:ins w:id="23" w:author="Geoff Hook" w:date="2016-10-04T14:17:00Z"/>
          <w:rFonts w:cstheme="minorBidi"/>
          <w:noProof/>
          <w:sz w:val="22"/>
          <w:szCs w:val="22"/>
          <w:lang w:val="en-GB" w:eastAsia="en-GB"/>
        </w:rPr>
      </w:pPr>
      <w:ins w:id="24" w:author="Geoff Hook" w:date="2016-10-04T14:17:00Z">
        <w:r>
          <w:rPr>
            <w:noProof/>
          </w:rPr>
          <w:t>1.1</w:t>
        </w:r>
        <w:r>
          <w:rPr>
            <w:rFonts w:cstheme="minorBidi"/>
            <w:noProof/>
            <w:sz w:val="22"/>
            <w:szCs w:val="22"/>
            <w:lang w:val="en-GB" w:eastAsia="en-GB"/>
          </w:rPr>
          <w:tab/>
        </w:r>
        <w:r>
          <w:rPr>
            <w:noProof/>
          </w:rPr>
          <w:t>Intended</w:t>
        </w:r>
        <w:r w:rsidRPr="00D06C03">
          <w:rPr>
            <w:rFonts w:eastAsia="Liberation Sans" w:cs="Liberation Sans"/>
            <w:noProof/>
          </w:rPr>
          <w:t xml:space="preserve"> </w:t>
        </w:r>
        <w:r>
          <w:rPr>
            <w:noProof/>
          </w:rPr>
          <w:t>Audience</w:t>
        </w:r>
        <w:r>
          <w:rPr>
            <w:noProof/>
          </w:rPr>
          <w:tab/>
        </w:r>
        <w:r>
          <w:rPr>
            <w:noProof/>
          </w:rPr>
          <w:fldChar w:fldCharType="begin"/>
        </w:r>
        <w:r>
          <w:rPr>
            <w:noProof/>
          </w:rPr>
          <w:instrText xml:space="preserve"> PAGEREF _Toc463353991 \h </w:instrText>
        </w:r>
      </w:ins>
      <w:r>
        <w:rPr>
          <w:noProof/>
        </w:rPr>
      </w:r>
      <w:r>
        <w:rPr>
          <w:noProof/>
        </w:rPr>
        <w:fldChar w:fldCharType="separate"/>
      </w:r>
      <w:ins w:id="25" w:author="Simon Ringuette" w:date="2016-12-21T21:04:00Z">
        <w:r w:rsidR="00014DF3">
          <w:rPr>
            <w:noProof/>
          </w:rPr>
          <w:t>6</w:t>
        </w:r>
      </w:ins>
      <w:ins w:id="26" w:author="Geoff Hook" w:date="2016-10-04T14:17:00Z">
        <w:r>
          <w:rPr>
            <w:noProof/>
          </w:rPr>
          <w:fldChar w:fldCharType="end"/>
        </w:r>
      </w:ins>
    </w:p>
    <w:p w:rsidR="000F3093" w:rsidRDefault="000F3093">
      <w:pPr>
        <w:pStyle w:val="TOC2"/>
        <w:tabs>
          <w:tab w:val="left" w:pos="880"/>
          <w:tab w:val="right" w:leader="dot" w:pos="9962"/>
        </w:tabs>
        <w:rPr>
          <w:ins w:id="27" w:author="Geoff Hook" w:date="2016-10-04T14:17:00Z"/>
          <w:rFonts w:cstheme="minorBidi"/>
          <w:noProof/>
          <w:sz w:val="22"/>
          <w:szCs w:val="22"/>
          <w:lang w:val="en-GB" w:eastAsia="en-GB"/>
        </w:rPr>
      </w:pPr>
      <w:ins w:id="28" w:author="Geoff Hook" w:date="2016-10-04T14:17:00Z">
        <w:r>
          <w:rPr>
            <w:noProof/>
          </w:rPr>
          <w:t>1.2</w:t>
        </w:r>
        <w:r>
          <w:rPr>
            <w:rFonts w:cstheme="minorBidi"/>
            <w:noProof/>
            <w:sz w:val="22"/>
            <w:szCs w:val="22"/>
            <w:lang w:val="en-GB" w:eastAsia="en-GB"/>
          </w:rPr>
          <w:tab/>
        </w:r>
        <w:r>
          <w:rPr>
            <w:noProof/>
          </w:rPr>
          <w:t>Purpose</w:t>
        </w:r>
        <w:r>
          <w:rPr>
            <w:noProof/>
          </w:rPr>
          <w:tab/>
        </w:r>
        <w:r>
          <w:rPr>
            <w:noProof/>
          </w:rPr>
          <w:fldChar w:fldCharType="begin"/>
        </w:r>
        <w:r>
          <w:rPr>
            <w:noProof/>
          </w:rPr>
          <w:instrText xml:space="preserve"> PAGEREF _Toc463353992 \h </w:instrText>
        </w:r>
      </w:ins>
      <w:r>
        <w:rPr>
          <w:noProof/>
        </w:rPr>
      </w:r>
      <w:r>
        <w:rPr>
          <w:noProof/>
        </w:rPr>
        <w:fldChar w:fldCharType="separate"/>
      </w:r>
      <w:ins w:id="29" w:author="Simon Ringuette" w:date="2016-12-21T21:04:00Z">
        <w:r w:rsidR="00014DF3">
          <w:rPr>
            <w:noProof/>
          </w:rPr>
          <w:t>6</w:t>
        </w:r>
      </w:ins>
      <w:ins w:id="30" w:author="Geoff Hook" w:date="2016-10-04T14:17:00Z">
        <w:r>
          <w:rPr>
            <w:noProof/>
          </w:rPr>
          <w:fldChar w:fldCharType="end"/>
        </w:r>
      </w:ins>
    </w:p>
    <w:p w:rsidR="000F3093" w:rsidRDefault="000F3093">
      <w:pPr>
        <w:pStyle w:val="TOC2"/>
        <w:tabs>
          <w:tab w:val="left" w:pos="880"/>
          <w:tab w:val="right" w:leader="dot" w:pos="9962"/>
        </w:tabs>
        <w:rPr>
          <w:ins w:id="31" w:author="Geoff Hook" w:date="2016-10-04T14:17:00Z"/>
          <w:rFonts w:cstheme="minorBidi"/>
          <w:noProof/>
          <w:sz w:val="22"/>
          <w:szCs w:val="22"/>
          <w:lang w:val="en-GB" w:eastAsia="en-GB"/>
        </w:rPr>
      </w:pPr>
      <w:ins w:id="32" w:author="Geoff Hook" w:date="2016-10-04T14:17:00Z">
        <w:r>
          <w:rPr>
            <w:noProof/>
          </w:rPr>
          <w:t>1.3</w:t>
        </w:r>
        <w:r>
          <w:rPr>
            <w:rFonts w:cstheme="minorBidi"/>
            <w:noProof/>
            <w:sz w:val="22"/>
            <w:szCs w:val="22"/>
            <w:lang w:val="en-GB" w:eastAsia="en-GB"/>
          </w:rPr>
          <w:tab/>
        </w:r>
        <w:r>
          <w:rPr>
            <w:noProof/>
          </w:rPr>
          <w:t>Introduction to process simulation</w:t>
        </w:r>
        <w:r>
          <w:rPr>
            <w:noProof/>
          </w:rPr>
          <w:tab/>
        </w:r>
        <w:r>
          <w:rPr>
            <w:noProof/>
          </w:rPr>
          <w:fldChar w:fldCharType="begin"/>
        </w:r>
        <w:r>
          <w:rPr>
            <w:noProof/>
          </w:rPr>
          <w:instrText xml:space="preserve"> PAGEREF _Toc463353993 \h </w:instrText>
        </w:r>
      </w:ins>
      <w:r>
        <w:rPr>
          <w:noProof/>
        </w:rPr>
      </w:r>
      <w:r>
        <w:rPr>
          <w:noProof/>
        </w:rPr>
        <w:fldChar w:fldCharType="separate"/>
      </w:r>
      <w:ins w:id="33" w:author="Simon Ringuette" w:date="2016-12-21T21:04:00Z">
        <w:r w:rsidR="00014DF3">
          <w:rPr>
            <w:noProof/>
          </w:rPr>
          <w:t>6</w:t>
        </w:r>
      </w:ins>
      <w:ins w:id="34" w:author="Geoff Hook" w:date="2016-10-04T14:17:00Z">
        <w:r>
          <w:rPr>
            <w:noProof/>
          </w:rPr>
          <w:fldChar w:fldCharType="end"/>
        </w:r>
      </w:ins>
    </w:p>
    <w:p w:rsidR="000F3093" w:rsidRDefault="000F3093">
      <w:pPr>
        <w:pStyle w:val="TOC3"/>
        <w:tabs>
          <w:tab w:val="left" w:pos="1320"/>
          <w:tab w:val="right" w:leader="dot" w:pos="9962"/>
        </w:tabs>
        <w:rPr>
          <w:ins w:id="35" w:author="Geoff Hook" w:date="2016-10-04T14:17:00Z"/>
          <w:rFonts w:cstheme="minorBidi"/>
          <w:noProof/>
          <w:sz w:val="22"/>
          <w:szCs w:val="22"/>
          <w:lang w:val="en-GB" w:eastAsia="en-GB"/>
        </w:rPr>
      </w:pPr>
      <w:ins w:id="36" w:author="Geoff Hook" w:date="2016-10-04T14:17:00Z">
        <w:r>
          <w:rPr>
            <w:noProof/>
          </w:rPr>
          <w:t>1.3.1</w:t>
        </w:r>
        <w:r>
          <w:rPr>
            <w:rFonts w:cstheme="minorBidi"/>
            <w:noProof/>
            <w:sz w:val="22"/>
            <w:szCs w:val="22"/>
            <w:lang w:val="en-GB" w:eastAsia="en-GB"/>
          </w:rPr>
          <w:tab/>
        </w:r>
        <w:r>
          <w:rPr>
            <w:noProof/>
          </w:rPr>
          <w:t>Use of historical data</w:t>
        </w:r>
        <w:r>
          <w:rPr>
            <w:noProof/>
          </w:rPr>
          <w:tab/>
        </w:r>
        <w:r>
          <w:rPr>
            <w:noProof/>
          </w:rPr>
          <w:fldChar w:fldCharType="begin"/>
        </w:r>
        <w:r>
          <w:rPr>
            <w:noProof/>
          </w:rPr>
          <w:instrText xml:space="preserve"> PAGEREF _Toc463353994 \h </w:instrText>
        </w:r>
      </w:ins>
      <w:r>
        <w:rPr>
          <w:noProof/>
        </w:rPr>
      </w:r>
      <w:r>
        <w:rPr>
          <w:noProof/>
        </w:rPr>
        <w:fldChar w:fldCharType="separate"/>
      </w:r>
      <w:ins w:id="37" w:author="Simon Ringuette" w:date="2016-12-21T21:04:00Z">
        <w:r w:rsidR="00014DF3">
          <w:rPr>
            <w:noProof/>
          </w:rPr>
          <w:t>7</w:t>
        </w:r>
      </w:ins>
      <w:ins w:id="38" w:author="Geoff Hook" w:date="2016-10-04T14:17:00Z">
        <w:r>
          <w:rPr>
            <w:noProof/>
          </w:rPr>
          <w:fldChar w:fldCharType="end"/>
        </w:r>
      </w:ins>
    </w:p>
    <w:p w:rsidR="000F3093" w:rsidRDefault="000F3093">
      <w:pPr>
        <w:pStyle w:val="TOC2"/>
        <w:tabs>
          <w:tab w:val="left" w:pos="880"/>
          <w:tab w:val="right" w:leader="dot" w:pos="9962"/>
        </w:tabs>
        <w:rPr>
          <w:ins w:id="39" w:author="Geoff Hook" w:date="2016-10-04T14:17:00Z"/>
          <w:rFonts w:cstheme="minorBidi"/>
          <w:noProof/>
          <w:sz w:val="22"/>
          <w:szCs w:val="22"/>
          <w:lang w:val="en-GB" w:eastAsia="en-GB"/>
        </w:rPr>
      </w:pPr>
      <w:ins w:id="40" w:author="Geoff Hook" w:date="2016-10-04T14:17:00Z">
        <w:r>
          <w:rPr>
            <w:noProof/>
          </w:rPr>
          <w:t>1.4</w:t>
        </w:r>
        <w:r>
          <w:rPr>
            <w:rFonts w:cstheme="minorBidi"/>
            <w:noProof/>
            <w:sz w:val="22"/>
            <w:szCs w:val="22"/>
            <w:lang w:val="en-GB" w:eastAsia="en-GB"/>
          </w:rPr>
          <w:tab/>
        </w:r>
        <w:r>
          <w:rPr>
            <w:noProof/>
          </w:rPr>
          <w:t>Scope of the specification</w:t>
        </w:r>
        <w:r>
          <w:rPr>
            <w:noProof/>
          </w:rPr>
          <w:tab/>
        </w:r>
        <w:r>
          <w:rPr>
            <w:noProof/>
          </w:rPr>
          <w:fldChar w:fldCharType="begin"/>
        </w:r>
        <w:r>
          <w:rPr>
            <w:noProof/>
          </w:rPr>
          <w:instrText xml:space="preserve"> PAGEREF _Toc463353995 \h </w:instrText>
        </w:r>
      </w:ins>
      <w:r>
        <w:rPr>
          <w:noProof/>
        </w:rPr>
      </w:r>
      <w:r>
        <w:rPr>
          <w:noProof/>
        </w:rPr>
        <w:fldChar w:fldCharType="separate"/>
      </w:r>
      <w:ins w:id="41" w:author="Simon Ringuette" w:date="2016-12-21T21:04:00Z">
        <w:r w:rsidR="00014DF3">
          <w:rPr>
            <w:noProof/>
          </w:rPr>
          <w:t>7</w:t>
        </w:r>
      </w:ins>
      <w:ins w:id="42" w:author="Geoff Hook" w:date="2016-10-04T14:17:00Z">
        <w:r>
          <w:rPr>
            <w:noProof/>
          </w:rPr>
          <w:fldChar w:fldCharType="end"/>
        </w:r>
      </w:ins>
    </w:p>
    <w:p w:rsidR="000F3093" w:rsidRDefault="000F3093">
      <w:pPr>
        <w:pStyle w:val="TOC1"/>
        <w:tabs>
          <w:tab w:val="left" w:pos="480"/>
          <w:tab w:val="right" w:leader="dot" w:pos="9962"/>
        </w:tabs>
        <w:rPr>
          <w:ins w:id="43" w:author="Geoff Hook" w:date="2016-10-04T14:17:00Z"/>
          <w:rFonts w:cstheme="minorBidi"/>
          <w:noProof/>
          <w:sz w:val="22"/>
          <w:szCs w:val="22"/>
          <w:lang w:val="en-GB" w:eastAsia="en-GB"/>
        </w:rPr>
      </w:pPr>
      <w:ins w:id="44" w:author="Geoff Hook" w:date="2016-10-04T14:17:00Z">
        <w:r>
          <w:rPr>
            <w:noProof/>
          </w:rPr>
          <w:t>2</w:t>
        </w:r>
        <w:r>
          <w:rPr>
            <w:rFonts w:cstheme="minorBidi"/>
            <w:noProof/>
            <w:sz w:val="22"/>
            <w:szCs w:val="22"/>
            <w:lang w:val="en-GB" w:eastAsia="en-GB"/>
          </w:rPr>
          <w:tab/>
        </w:r>
        <w:r>
          <w:rPr>
            <w:noProof/>
          </w:rPr>
          <w:t>References</w:t>
        </w:r>
        <w:r>
          <w:rPr>
            <w:noProof/>
          </w:rPr>
          <w:tab/>
        </w:r>
        <w:r>
          <w:rPr>
            <w:noProof/>
          </w:rPr>
          <w:fldChar w:fldCharType="begin"/>
        </w:r>
        <w:r>
          <w:rPr>
            <w:noProof/>
          </w:rPr>
          <w:instrText xml:space="preserve"> PAGEREF _Toc463353996 \h </w:instrText>
        </w:r>
      </w:ins>
      <w:r>
        <w:rPr>
          <w:noProof/>
        </w:rPr>
      </w:r>
      <w:r>
        <w:rPr>
          <w:noProof/>
        </w:rPr>
        <w:fldChar w:fldCharType="separate"/>
      </w:r>
      <w:ins w:id="45" w:author="Simon Ringuette" w:date="2016-12-21T21:04:00Z">
        <w:r w:rsidR="00014DF3">
          <w:rPr>
            <w:noProof/>
          </w:rPr>
          <w:t>7</w:t>
        </w:r>
      </w:ins>
      <w:ins w:id="46" w:author="Geoff Hook" w:date="2016-10-04T14:17:00Z">
        <w:r>
          <w:rPr>
            <w:noProof/>
          </w:rPr>
          <w:fldChar w:fldCharType="end"/>
        </w:r>
      </w:ins>
    </w:p>
    <w:p w:rsidR="000F3093" w:rsidRDefault="000F3093">
      <w:pPr>
        <w:pStyle w:val="TOC1"/>
        <w:tabs>
          <w:tab w:val="left" w:pos="480"/>
          <w:tab w:val="right" w:leader="dot" w:pos="9962"/>
        </w:tabs>
        <w:rPr>
          <w:ins w:id="47" w:author="Geoff Hook" w:date="2016-10-04T14:17:00Z"/>
          <w:rFonts w:cstheme="minorBidi"/>
          <w:noProof/>
          <w:sz w:val="22"/>
          <w:szCs w:val="22"/>
          <w:lang w:val="en-GB" w:eastAsia="en-GB"/>
        </w:rPr>
      </w:pPr>
      <w:ins w:id="48" w:author="Geoff Hook" w:date="2016-10-04T14:17:00Z">
        <w:r>
          <w:rPr>
            <w:noProof/>
          </w:rPr>
          <w:t>3</w:t>
        </w:r>
        <w:r>
          <w:rPr>
            <w:rFonts w:cstheme="minorBidi"/>
            <w:noProof/>
            <w:sz w:val="22"/>
            <w:szCs w:val="22"/>
            <w:lang w:val="en-GB" w:eastAsia="en-GB"/>
          </w:rPr>
          <w:tab/>
        </w:r>
        <w:r>
          <w:rPr>
            <w:noProof/>
          </w:rPr>
          <w:t>Example 1: Repairing a motor vehicle</w:t>
        </w:r>
        <w:r>
          <w:rPr>
            <w:noProof/>
          </w:rPr>
          <w:tab/>
        </w:r>
        <w:r>
          <w:rPr>
            <w:noProof/>
          </w:rPr>
          <w:fldChar w:fldCharType="begin"/>
        </w:r>
        <w:r>
          <w:rPr>
            <w:noProof/>
          </w:rPr>
          <w:instrText xml:space="preserve"> PAGEREF _Toc463353997 \h </w:instrText>
        </w:r>
      </w:ins>
      <w:r>
        <w:rPr>
          <w:noProof/>
        </w:rPr>
      </w:r>
      <w:r>
        <w:rPr>
          <w:noProof/>
        </w:rPr>
        <w:fldChar w:fldCharType="separate"/>
      </w:r>
      <w:ins w:id="49" w:author="Simon Ringuette" w:date="2016-12-21T21:04:00Z">
        <w:r w:rsidR="00014DF3">
          <w:rPr>
            <w:noProof/>
          </w:rPr>
          <w:t>8</w:t>
        </w:r>
      </w:ins>
      <w:ins w:id="50" w:author="Geoff Hook" w:date="2016-10-04T14:17:00Z">
        <w:r>
          <w:rPr>
            <w:noProof/>
          </w:rPr>
          <w:fldChar w:fldCharType="end"/>
        </w:r>
      </w:ins>
    </w:p>
    <w:p w:rsidR="000F3093" w:rsidRDefault="000F3093">
      <w:pPr>
        <w:pStyle w:val="TOC2"/>
        <w:tabs>
          <w:tab w:val="left" w:pos="880"/>
          <w:tab w:val="right" w:leader="dot" w:pos="9962"/>
        </w:tabs>
        <w:rPr>
          <w:ins w:id="51" w:author="Geoff Hook" w:date="2016-10-04T14:17:00Z"/>
          <w:rFonts w:cstheme="minorBidi"/>
          <w:noProof/>
          <w:sz w:val="22"/>
          <w:szCs w:val="22"/>
          <w:lang w:val="en-GB" w:eastAsia="en-GB"/>
        </w:rPr>
      </w:pPr>
      <w:ins w:id="52" w:author="Geoff Hook" w:date="2016-10-04T14:17:00Z">
        <w:r>
          <w:rPr>
            <w:noProof/>
          </w:rPr>
          <w:t>3.1</w:t>
        </w:r>
        <w:r>
          <w:rPr>
            <w:rFonts w:cstheme="minorBidi"/>
            <w:noProof/>
            <w:sz w:val="22"/>
            <w:szCs w:val="22"/>
            <w:lang w:val="en-GB" w:eastAsia="en-GB"/>
          </w:rPr>
          <w:tab/>
        </w:r>
        <w:r>
          <w:rPr>
            <w:noProof/>
          </w:rPr>
          <w:t>Use Case: Walk-in customer with car issue(s)</w:t>
        </w:r>
        <w:r>
          <w:rPr>
            <w:noProof/>
          </w:rPr>
          <w:tab/>
        </w:r>
        <w:r>
          <w:rPr>
            <w:noProof/>
          </w:rPr>
          <w:fldChar w:fldCharType="begin"/>
        </w:r>
        <w:r>
          <w:rPr>
            <w:noProof/>
          </w:rPr>
          <w:instrText xml:space="preserve"> PAGEREF _Toc463353998 \h </w:instrText>
        </w:r>
      </w:ins>
      <w:r>
        <w:rPr>
          <w:noProof/>
        </w:rPr>
      </w:r>
      <w:r>
        <w:rPr>
          <w:noProof/>
        </w:rPr>
        <w:fldChar w:fldCharType="separate"/>
      </w:r>
      <w:ins w:id="53" w:author="Simon Ringuette" w:date="2016-12-21T21:04:00Z">
        <w:r w:rsidR="00014DF3">
          <w:rPr>
            <w:noProof/>
          </w:rPr>
          <w:t>8</w:t>
        </w:r>
      </w:ins>
      <w:ins w:id="54" w:author="Geoff Hook" w:date="2016-10-04T14:17:00Z">
        <w:r>
          <w:rPr>
            <w:noProof/>
          </w:rPr>
          <w:fldChar w:fldCharType="end"/>
        </w:r>
      </w:ins>
    </w:p>
    <w:p w:rsidR="000F3093" w:rsidRDefault="000F3093">
      <w:pPr>
        <w:pStyle w:val="TOC3"/>
        <w:tabs>
          <w:tab w:val="left" w:pos="1320"/>
          <w:tab w:val="right" w:leader="dot" w:pos="9962"/>
        </w:tabs>
        <w:rPr>
          <w:ins w:id="55" w:author="Geoff Hook" w:date="2016-10-04T14:17:00Z"/>
          <w:rFonts w:cstheme="minorBidi"/>
          <w:noProof/>
          <w:sz w:val="22"/>
          <w:szCs w:val="22"/>
          <w:lang w:val="en-GB" w:eastAsia="en-GB"/>
        </w:rPr>
      </w:pPr>
      <w:ins w:id="56" w:author="Geoff Hook" w:date="2016-10-04T14:17:00Z">
        <w:r>
          <w:rPr>
            <w:noProof/>
          </w:rPr>
          <w:t>3.1.1</w:t>
        </w:r>
        <w:r>
          <w:rPr>
            <w:rFonts w:cstheme="minorBidi"/>
            <w:noProof/>
            <w:sz w:val="22"/>
            <w:szCs w:val="22"/>
            <w:lang w:val="en-GB" w:eastAsia="en-GB"/>
          </w:rPr>
          <w:tab/>
        </w:r>
        <w:r>
          <w:rPr>
            <w:noProof/>
          </w:rPr>
          <w:t>Process Description</w:t>
        </w:r>
        <w:r>
          <w:rPr>
            <w:noProof/>
          </w:rPr>
          <w:tab/>
        </w:r>
        <w:r>
          <w:rPr>
            <w:noProof/>
          </w:rPr>
          <w:fldChar w:fldCharType="begin"/>
        </w:r>
        <w:r>
          <w:rPr>
            <w:noProof/>
          </w:rPr>
          <w:instrText xml:space="preserve"> PAGEREF _Toc463353999 \h </w:instrText>
        </w:r>
      </w:ins>
      <w:r>
        <w:rPr>
          <w:noProof/>
        </w:rPr>
      </w:r>
      <w:r>
        <w:rPr>
          <w:noProof/>
        </w:rPr>
        <w:fldChar w:fldCharType="separate"/>
      </w:r>
      <w:ins w:id="57" w:author="Simon Ringuette" w:date="2016-12-21T21:04:00Z">
        <w:r w:rsidR="00014DF3">
          <w:rPr>
            <w:noProof/>
          </w:rPr>
          <w:t>8</w:t>
        </w:r>
      </w:ins>
      <w:ins w:id="58" w:author="Geoff Hook" w:date="2016-10-04T14:17:00Z">
        <w:r>
          <w:rPr>
            <w:noProof/>
          </w:rPr>
          <w:fldChar w:fldCharType="end"/>
        </w:r>
      </w:ins>
    </w:p>
    <w:p w:rsidR="000F3093" w:rsidRDefault="000F3093">
      <w:pPr>
        <w:pStyle w:val="TOC2"/>
        <w:tabs>
          <w:tab w:val="left" w:pos="880"/>
          <w:tab w:val="right" w:leader="dot" w:pos="9962"/>
        </w:tabs>
        <w:rPr>
          <w:ins w:id="59" w:author="Geoff Hook" w:date="2016-10-04T14:17:00Z"/>
          <w:rFonts w:cstheme="minorBidi"/>
          <w:noProof/>
          <w:sz w:val="22"/>
          <w:szCs w:val="22"/>
          <w:lang w:val="en-GB" w:eastAsia="en-GB"/>
        </w:rPr>
      </w:pPr>
      <w:ins w:id="60" w:author="Geoff Hook" w:date="2016-10-04T14:17:00Z">
        <w:r>
          <w:rPr>
            <w:noProof/>
          </w:rPr>
          <w:t>3.2</w:t>
        </w:r>
        <w:r>
          <w:rPr>
            <w:rFonts w:cstheme="minorBidi"/>
            <w:noProof/>
            <w:sz w:val="22"/>
            <w:szCs w:val="22"/>
            <w:lang w:val="en-GB" w:eastAsia="en-GB"/>
          </w:rPr>
          <w:tab/>
        </w:r>
        <w:r>
          <w:rPr>
            <w:noProof/>
          </w:rPr>
          <w:t>BPMN 2.0 Diagram of: Walk in customer with car issue(s)</w:t>
        </w:r>
        <w:r>
          <w:rPr>
            <w:noProof/>
          </w:rPr>
          <w:tab/>
        </w:r>
        <w:r>
          <w:rPr>
            <w:noProof/>
          </w:rPr>
          <w:fldChar w:fldCharType="begin"/>
        </w:r>
        <w:r>
          <w:rPr>
            <w:noProof/>
          </w:rPr>
          <w:instrText xml:space="preserve"> PAGEREF _Toc463354000 \h </w:instrText>
        </w:r>
      </w:ins>
      <w:r>
        <w:rPr>
          <w:noProof/>
        </w:rPr>
      </w:r>
      <w:r>
        <w:rPr>
          <w:noProof/>
        </w:rPr>
        <w:fldChar w:fldCharType="separate"/>
      </w:r>
      <w:ins w:id="61" w:author="Simon Ringuette" w:date="2016-12-21T21:04:00Z">
        <w:r w:rsidR="00014DF3">
          <w:rPr>
            <w:noProof/>
          </w:rPr>
          <w:t>9</w:t>
        </w:r>
      </w:ins>
      <w:ins w:id="62" w:author="Geoff Hook" w:date="2016-10-04T14:17:00Z">
        <w:r>
          <w:rPr>
            <w:noProof/>
          </w:rPr>
          <w:fldChar w:fldCharType="end"/>
        </w:r>
      </w:ins>
    </w:p>
    <w:p w:rsidR="000F3093" w:rsidRDefault="000F3093">
      <w:pPr>
        <w:pStyle w:val="TOC2"/>
        <w:tabs>
          <w:tab w:val="left" w:pos="880"/>
          <w:tab w:val="right" w:leader="dot" w:pos="9962"/>
        </w:tabs>
        <w:rPr>
          <w:ins w:id="63" w:author="Geoff Hook" w:date="2016-10-04T14:17:00Z"/>
          <w:rFonts w:cstheme="minorBidi"/>
          <w:noProof/>
          <w:sz w:val="22"/>
          <w:szCs w:val="22"/>
          <w:lang w:val="en-GB" w:eastAsia="en-GB"/>
        </w:rPr>
      </w:pPr>
      <w:ins w:id="64" w:author="Geoff Hook" w:date="2016-10-04T14:17:00Z">
        <w:r>
          <w:rPr>
            <w:noProof/>
          </w:rPr>
          <w:t>3.3</w:t>
        </w:r>
        <w:r>
          <w:rPr>
            <w:rFonts w:cstheme="minorBidi"/>
            <w:noProof/>
            <w:sz w:val="22"/>
            <w:szCs w:val="22"/>
            <w:lang w:val="en-GB" w:eastAsia="en-GB"/>
          </w:rPr>
          <w:tab/>
        </w:r>
        <w:r>
          <w:rPr>
            <w:noProof/>
          </w:rPr>
          <w:t>Simulation scenario 1: Validate control perspective of primary path through process model</w:t>
        </w:r>
        <w:r>
          <w:rPr>
            <w:noProof/>
          </w:rPr>
          <w:tab/>
        </w:r>
        <w:r>
          <w:rPr>
            <w:noProof/>
          </w:rPr>
          <w:fldChar w:fldCharType="begin"/>
        </w:r>
        <w:r>
          <w:rPr>
            <w:noProof/>
          </w:rPr>
          <w:instrText xml:space="preserve"> PAGEREF _Toc463354001 \h </w:instrText>
        </w:r>
      </w:ins>
      <w:r>
        <w:rPr>
          <w:noProof/>
        </w:rPr>
      </w:r>
      <w:r>
        <w:rPr>
          <w:noProof/>
        </w:rPr>
        <w:fldChar w:fldCharType="separate"/>
      </w:r>
      <w:ins w:id="65" w:author="Simon Ringuette" w:date="2016-12-21T21:04:00Z">
        <w:r w:rsidR="00014DF3">
          <w:rPr>
            <w:noProof/>
          </w:rPr>
          <w:t>10</w:t>
        </w:r>
      </w:ins>
      <w:ins w:id="66" w:author="Geoff Hook" w:date="2016-10-04T14:17:00Z">
        <w:r>
          <w:rPr>
            <w:noProof/>
          </w:rPr>
          <w:fldChar w:fldCharType="end"/>
        </w:r>
      </w:ins>
    </w:p>
    <w:p w:rsidR="000F3093" w:rsidRDefault="000F3093">
      <w:pPr>
        <w:pStyle w:val="TOC3"/>
        <w:tabs>
          <w:tab w:val="left" w:pos="1320"/>
          <w:tab w:val="right" w:leader="dot" w:pos="9962"/>
        </w:tabs>
        <w:rPr>
          <w:ins w:id="67" w:author="Geoff Hook" w:date="2016-10-04T14:17:00Z"/>
          <w:rFonts w:cstheme="minorBidi"/>
          <w:noProof/>
          <w:sz w:val="22"/>
          <w:szCs w:val="22"/>
          <w:lang w:val="en-GB" w:eastAsia="en-GB"/>
        </w:rPr>
      </w:pPr>
      <w:ins w:id="68" w:author="Geoff Hook" w:date="2016-10-04T14:17:00Z">
        <w:r>
          <w:rPr>
            <w:noProof/>
          </w:rPr>
          <w:t>3.3.1</w:t>
        </w:r>
        <w:r>
          <w:rPr>
            <w:rFonts w:cstheme="minorBidi"/>
            <w:noProof/>
            <w:sz w:val="22"/>
            <w:szCs w:val="22"/>
            <w:lang w:val="en-GB" w:eastAsia="en-GB"/>
          </w:rPr>
          <w:tab/>
        </w:r>
        <w:r>
          <w:rPr>
            <w:noProof/>
          </w:rPr>
          <w:t>Approach / Hypothesis</w:t>
        </w:r>
        <w:r>
          <w:rPr>
            <w:noProof/>
          </w:rPr>
          <w:tab/>
        </w:r>
        <w:r>
          <w:rPr>
            <w:noProof/>
          </w:rPr>
          <w:fldChar w:fldCharType="begin"/>
        </w:r>
        <w:r>
          <w:rPr>
            <w:noProof/>
          </w:rPr>
          <w:instrText xml:space="preserve"> PAGEREF _Toc463354002 \h </w:instrText>
        </w:r>
      </w:ins>
      <w:r>
        <w:rPr>
          <w:noProof/>
        </w:rPr>
      </w:r>
      <w:r>
        <w:rPr>
          <w:noProof/>
        </w:rPr>
        <w:fldChar w:fldCharType="separate"/>
      </w:r>
      <w:ins w:id="69" w:author="Simon Ringuette" w:date="2016-12-21T21:04:00Z">
        <w:r w:rsidR="00014DF3">
          <w:rPr>
            <w:noProof/>
          </w:rPr>
          <w:t>10</w:t>
        </w:r>
      </w:ins>
      <w:ins w:id="70" w:author="Geoff Hook" w:date="2016-10-04T14:17:00Z">
        <w:r>
          <w:rPr>
            <w:noProof/>
          </w:rPr>
          <w:fldChar w:fldCharType="end"/>
        </w:r>
      </w:ins>
    </w:p>
    <w:p w:rsidR="000F3093" w:rsidRDefault="000F3093">
      <w:pPr>
        <w:pStyle w:val="TOC3"/>
        <w:tabs>
          <w:tab w:val="left" w:pos="1320"/>
          <w:tab w:val="right" w:leader="dot" w:pos="9962"/>
        </w:tabs>
        <w:rPr>
          <w:ins w:id="71" w:author="Geoff Hook" w:date="2016-10-04T14:17:00Z"/>
          <w:rFonts w:cstheme="minorBidi"/>
          <w:noProof/>
          <w:sz w:val="22"/>
          <w:szCs w:val="22"/>
          <w:lang w:val="en-GB" w:eastAsia="en-GB"/>
        </w:rPr>
      </w:pPr>
      <w:ins w:id="72" w:author="Geoff Hook" w:date="2016-10-04T14:17:00Z">
        <w:r>
          <w:rPr>
            <w:noProof/>
          </w:rPr>
          <w:t>3.3.2</w:t>
        </w:r>
        <w:r>
          <w:rPr>
            <w:rFonts w:cstheme="minorBidi"/>
            <w:noProof/>
            <w:sz w:val="22"/>
            <w:szCs w:val="22"/>
            <w:lang w:val="en-GB" w:eastAsia="en-GB"/>
          </w:rPr>
          <w:tab/>
        </w:r>
        <w:r>
          <w:rPr>
            <w:noProof/>
          </w:rPr>
          <w:t>Goals</w:t>
        </w:r>
        <w:r>
          <w:rPr>
            <w:noProof/>
          </w:rPr>
          <w:tab/>
        </w:r>
        <w:r>
          <w:rPr>
            <w:noProof/>
          </w:rPr>
          <w:fldChar w:fldCharType="begin"/>
        </w:r>
        <w:r>
          <w:rPr>
            <w:noProof/>
          </w:rPr>
          <w:instrText xml:space="preserve"> PAGEREF _Toc463354003 \h </w:instrText>
        </w:r>
      </w:ins>
      <w:r>
        <w:rPr>
          <w:noProof/>
        </w:rPr>
      </w:r>
      <w:r>
        <w:rPr>
          <w:noProof/>
        </w:rPr>
        <w:fldChar w:fldCharType="separate"/>
      </w:r>
      <w:ins w:id="73" w:author="Simon Ringuette" w:date="2016-12-21T21:04:00Z">
        <w:r w:rsidR="00014DF3">
          <w:rPr>
            <w:noProof/>
          </w:rPr>
          <w:t>10</w:t>
        </w:r>
      </w:ins>
      <w:ins w:id="74" w:author="Geoff Hook" w:date="2016-10-04T14:17:00Z">
        <w:r>
          <w:rPr>
            <w:noProof/>
          </w:rPr>
          <w:fldChar w:fldCharType="end"/>
        </w:r>
      </w:ins>
    </w:p>
    <w:p w:rsidR="000F3093" w:rsidRDefault="000F3093">
      <w:pPr>
        <w:pStyle w:val="TOC3"/>
        <w:tabs>
          <w:tab w:val="left" w:pos="1320"/>
          <w:tab w:val="right" w:leader="dot" w:pos="9962"/>
        </w:tabs>
        <w:rPr>
          <w:ins w:id="75" w:author="Geoff Hook" w:date="2016-10-04T14:17:00Z"/>
          <w:rFonts w:cstheme="minorBidi"/>
          <w:noProof/>
          <w:sz w:val="22"/>
          <w:szCs w:val="22"/>
          <w:lang w:val="en-GB" w:eastAsia="en-GB"/>
        </w:rPr>
      </w:pPr>
      <w:ins w:id="76" w:author="Geoff Hook" w:date="2016-10-04T14:17:00Z">
        <w:r>
          <w:rPr>
            <w:noProof/>
          </w:rPr>
          <w:t>3.3.3</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_Toc463354004 \h </w:instrText>
        </w:r>
      </w:ins>
      <w:r>
        <w:rPr>
          <w:noProof/>
        </w:rPr>
      </w:r>
      <w:r>
        <w:rPr>
          <w:noProof/>
        </w:rPr>
        <w:fldChar w:fldCharType="separate"/>
      </w:r>
      <w:ins w:id="77" w:author="Simon Ringuette" w:date="2016-12-21T21:04:00Z">
        <w:r w:rsidR="00014DF3">
          <w:rPr>
            <w:noProof/>
          </w:rPr>
          <w:t>10</w:t>
        </w:r>
      </w:ins>
      <w:ins w:id="78" w:author="Geoff Hook" w:date="2016-10-04T14:17:00Z">
        <w:r>
          <w:rPr>
            <w:noProof/>
          </w:rPr>
          <w:fldChar w:fldCharType="end"/>
        </w:r>
      </w:ins>
    </w:p>
    <w:p w:rsidR="000F3093" w:rsidRDefault="000F3093">
      <w:pPr>
        <w:pStyle w:val="TOC4"/>
        <w:tabs>
          <w:tab w:val="left" w:pos="1760"/>
          <w:tab w:val="right" w:leader="dot" w:pos="9962"/>
        </w:tabs>
        <w:rPr>
          <w:ins w:id="79" w:author="Geoff Hook" w:date="2016-10-04T14:17:00Z"/>
          <w:rFonts w:cstheme="minorBidi"/>
          <w:noProof/>
          <w:sz w:val="22"/>
          <w:szCs w:val="22"/>
          <w:lang w:val="en-GB" w:eastAsia="en-GB"/>
        </w:rPr>
      </w:pPr>
      <w:ins w:id="80" w:author="Geoff Hook" w:date="2016-10-04T14:17:00Z">
        <w:r>
          <w:rPr>
            <w:noProof/>
          </w:rPr>
          <w:t>3.3.3.1</w:t>
        </w:r>
        <w:r>
          <w:rPr>
            <w:rFonts w:cstheme="minorBidi"/>
            <w:noProof/>
            <w:sz w:val="22"/>
            <w:szCs w:val="22"/>
            <w:lang w:val="en-GB" w:eastAsia="en-GB"/>
          </w:rPr>
          <w:tab/>
        </w:r>
        <w:r>
          <w:rPr>
            <w:noProof/>
          </w:rPr>
          <w:t>Simulation parameters</w:t>
        </w:r>
        <w:r>
          <w:rPr>
            <w:noProof/>
          </w:rPr>
          <w:tab/>
        </w:r>
        <w:r>
          <w:rPr>
            <w:noProof/>
          </w:rPr>
          <w:fldChar w:fldCharType="begin"/>
        </w:r>
        <w:r>
          <w:rPr>
            <w:noProof/>
          </w:rPr>
          <w:instrText xml:space="preserve"> PAGEREF _Toc463354005 \h </w:instrText>
        </w:r>
      </w:ins>
      <w:r>
        <w:rPr>
          <w:noProof/>
        </w:rPr>
      </w:r>
      <w:r>
        <w:rPr>
          <w:noProof/>
        </w:rPr>
        <w:fldChar w:fldCharType="separate"/>
      </w:r>
      <w:ins w:id="81" w:author="Simon Ringuette" w:date="2016-12-21T21:04:00Z">
        <w:r w:rsidR="00014DF3">
          <w:rPr>
            <w:noProof/>
          </w:rPr>
          <w:t>10</w:t>
        </w:r>
      </w:ins>
      <w:ins w:id="82" w:author="Geoff Hook" w:date="2016-10-04T14:17:00Z">
        <w:r>
          <w:rPr>
            <w:noProof/>
          </w:rPr>
          <w:fldChar w:fldCharType="end"/>
        </w:r>
      </w:ins>
    </w:p>
    <w:p w:rsidR="000F3093" w:rsidRDefault="000F3093">
      <w:pPr>
        <w:pStyle w:val="TOC4"/>
        <w:tabs>
          <w:tab w:val="left" w:pos="1760"/>
          <w:tab w:val="right" w:leader="dot" w:pos="9962"/>
        </w:tabs>
        <w:rPr>
          <w:ins w:id="83" w:author="Geoff Hook" w:date="2016-10-04T14:17:00Z"/>
          <w:rFonts w:cstheme="minorBidi"/>
          <w:noProof/>
          <w:sz w:val="22"/>
          <w:szCs w:val="22"/>
          <w:lang w:val="en-GB" w:eastAsia="en-GB"/>
        </w:rPr>
      </w:pPr>
      <w:ins w:id="84" w:author="Geoff Hook" w:date="2016-10-04T14:17:00Z">
        <w:r>
          <w:rPr>
            <w:noProof/>
          </w:rPr>
          <w:t>3.3.3.2</w:t>
        </w:r>
        <w:r>
          <w:rPr>
            <w:rFonts w:cstheme="minorBidi"/>
            <w:noProof/>
            <w:sz w:val="22"/>
            <w:szCs w:val="22"/>
            <w:lang w:val="en-GB" w:eastAsia="en-GB"/>
          </w:rPr>
          <w:tab/>
        </w:r>
        <w:r>
          <w:rPr>
            <w:noProof/>
          </w:rPr>
          <w:t>Process Trigger(s)</w:t>
        </w:r>
        <w:r>
          <w:rPr>
            <w:noProof/>
          </w:rPr>
          <w:tab/>
        </w:r>
        <w:r>
          <w:rPr>
            <w:noProof/>
          </w:rPr>
          <w:fldChar w:fldCharType="begin"/>
        </w:r>
        <w:r>
          <w:rPr>
            <w:noProof/>
          </w:rPr>
          <w:instrText xml:space="preserve"> PAGEREF _Toc463354006 \h </w:instrText>
        </w:r>
      </w:ins>
      <w:r>
        <w:rPr>
          <w:noProof/>
        </w:rPr>
      </w:r>
      <w:r>
        <w:rPr>
          <w:noProof/>
        </w:rPr>
        <w:fldChar w:fldCharType="separate"/>
      </w:r>
      <w:ins w:id="85" w:author="Simon Ringuette" w:date="2016-12-21T21:04:00Z">
        <w:r w:rsidR="00014DF3">
          <w:rPr>
            <w:noProof/>
          </w:rPr>
          <w:t>10</w:t>
        </w:r>
      </w:ins>
      <w:ins w:id="86" w:author="Geoff Hook" w:date="2016-10-04T14:17:00Z">
        <w:r>
          <w:rPr>
            <w:noProof/>
          </w:rPr>
          <w:fldChar w:fldCharType="end"/>
        </w:r>
      </w:ins>
    </w:p>
    <w:p w:rsidR="000F3093" w:rsidRDefault="000F3093">
      <w:pPr>
        <w:pStyle w:val="TOC4"/>
        <w:tabs>
          <w:tab w:val="left" w:pos="1760"/>
          <w:tab w:val="right" w:leader="dot" w:pos="9962"/>
        </w:tabs>
        <w:rPr>
          <w:ins w:id="87" w:author="Geoff Hook" w:date="2016-10-04T14:17:00Z"/>
          <w:rFonts w:cstheme="minorBidi"/>
          <w:noProof/>
          <w:sz w:val="22"/>
          <w:szCs w:val="22"/>
          <w:lang w:val="en-GB" w:eastAsia="en-GB"/>
        </w:rPr>
      </w:pPr>
      <w:ins w:id="88" w:author="Geoff Hook" w:date="2016-10-04T14:17:00Z">
        <w:r>
          <w:rPr>
            <w:noProof/>
          </w:rPr>
          <w:t>3.3.3.3</w:t>
        </w:r>
        <w:r>
          <w:rPr>
            <w:rFonts w:cstheme="minorBidi"/>
            <w:noProof/>
            <w:sz w:val="22"/>
            <w:szCs w:val="22"/>
            <w:lang w:val="en-GB" w:eastAsia="en-GB"/>
          </w:rPr>
          <w:tab/>
        </w:r>
        <w:r>
          <w:rPr>
            <w:noProof/>
          </w:rPr>
          <w:t>Activity Durations</w:t>
        </w:r>
        <w:r>
          <w:rPr>
            <w:noProof/>
          </w:rPr>
          <w:tab/>
        </w:r>
        <w:r>
          <w:rPr>
            <w:noProof/>
          </w:rPr>
          <w:fldChar w:fldCharType="begin"/>
        </w:r>
        <w:r>
          <w:rPr>
            <w:noProof/>
          </w:rPr>
          <w:instrText xml:space="preserve"> PAGEREF _Toc463354007 \h </w:instrText>
        </w:r>
      </w:ins>
      <w:r>
        <w:rPr>
          <w:noProof/>
        </w:rPr>
      </w:r>
      <w:r>
        <w:rPr>
          <w:noProof/>
        </w:rPr>
        <w:fldChar w:fldCharType="separate"/>
      </w:r>
      <w:ins w:id="89" w:author="Simon Ringuette" w:date="2016-12-21T21:04:00Z">
        <w:r w:rsidR="00014DF3">
          <w:rPr>
            <w:noProof/>
          </w:rPr>
          <w:t>11</w:t>
        </w:r>
      </w:ins>
      <w:ins w:id="90" w:author="Geoff Hook" w:date="2016-10-04T14:17:00Z">
        <w:r>
          <w:rPr>
            <w:noProof/>
          </w:rPr>
          <w:fldChar w:fldCharType="end"/>
        </w:r>
      </w:ins>
    </w:p>
    <w:p w:rsidR="000F3093" w:rsidRDefault="000F3093">
      <w:pPr>
        <w:pStyle w:val="TOC4"/>
        <w:tabs>
          <w:tab w:val="left" w:pos="1760"/>
          <w:tab w:val="right" w:leader="dot" w:pos="9962"/>
        </w:tabs>
        <w:rPr>
          <w:ins w:id="91" w:author="Geoff Hook" w:date="2016-10-04T14:17:00Z"/>
          <w:rFonts w:cstheme="minorBidi"/>
          <w:noProof/>
          <w:sz w:val="22"/>
          <w:szCs w:val="22"/>
          <w:lang w:val="en-GB" w:eastAsia="en-GB"/>
        </w:rPr>
      </w:pPr>
      <w:ins w:id="92" w:author="Geoff Hook" w:date="2016-10-04T14:17:00Z">
        <w:r>
          <w:rPr>
            <w:noProof/>
          </w:rPr>
          <w:t>3.3.3.4</w:t>
        </w:r>
        <w:r>
          <w:rPr>
            <w:rFonts w:cstheme="minorBidi"/>
            <w:noProof/>
            <w:sz w:val="22"/>
            <w:szCs w:val="22"/>
            <w:lang w:val="en-GB" w:eastAsia="en-GB"/>
          </w:rPr>
          <w:tab/>
        </w:r>
        <w:r>
          <w:rPr>
            <w:noProof/>
          </w:rPr>
          <w:t>Decision points</w:t>
        </w:r>
        <w:r>
          <w:rPr>
            <w:noProof/>
          </w:rPr>
          <w:tab/>
        </w:r>
        <w:r>
          <w:rPr>
            <w:noProof/>
          </w:rPr>
          <w:fldChar w:fldCharType="begin"/>
        </w:r>
        <w:r>
          <w:rPr>
            <w:noProof/>
          </w:rPr>
          <w:instrText xml:space="preserve"> PAGEREF _Toc463354008 \h </w:instrText>
        </w:r>
      </w:ins>
      <w:r>
        <w:rPr>
          <w:noProof/>
        </w:rPr>
      </w:r>
      <w:r>
        <w:rPr>
          <w:noProof/>
        </w:rPr>
        <w:fldChar w:fldCharType="separate"/>
      </w:r>
      <w:ins w:id="93" w:author="Simon Ringuette" w:date="2016-12-21T21:04:00Z">
        <w:r w:rsidR="00014DF3">
          <w:rPr>
            <w:noProof/>
          </w:rPr>
          <w:t>11</w:t>
        </w:r>
      </w:ins>
      <w:ins w:id="94" w:author="Geoff Hook" w:date="2016-10-04T14:17:00Z">
        <w:r>
          <w:rPr>
            <w:noProof/>
          </w:rPr>
          <w:fldChar w:fldCharType="end"/>
        </w:r>
      </w:ins>
    </w:p>
    <w:p w:rsidR="000F3093" w:rsidRDefault="000F3093">
      <w:pPr>
        <w:pStyle w:val="TOC4"/>
        <w:tabs>
          <w:tab w:val="left" w:pos="1760"/>
          <w:tab w:val="right" w:leader="dot" w:pos="9962"/>
        </w:tabs>
        <w:rPr>
          <w:ins w:id="95" w:author="Geoff Hook" w:date="2016-10-04T14:17:00Z"/>
          <w:rFonts w:cstheme="minorBidi"/>
          <w:noProof/>
          <w:sz w:val="22"/>
          <w:szCs w:val="22"/>
          <w:lang w:val="en-GB" w:eastAsia="en-GB"/>
        </w:rPr>
      </w:pPr>
      <w:ins w:id="96" w:author="Geoff Hook" w:date="2016-10-04T14:17:00Z">
        <w:r>
          <w:rPr>
            <w:noProof/>
          </w:rPr>
          <w:t>3.3.3.5</w:t>
        </w:r>
        <w:r>
          <w:rPr>
            <w:rFonts w:cstheme="minorBidi"/>
            <w:noProof/>
            <w:sz w:val="22"/>
            <w:szCs w:val="22"/>
            <w:lang w:val="en-GB" w:eastAsia="en-GB"/>
          </w:rPr>
          <w:tab/>
        </w:r>
        <w:r>
          <w:rPr>
            <w:noProof/>
          </w:rPr>
          <w:t>Resources</w:t>
        </w:r>
        <w:r>
          <w:rPr>
            <w:noProof/>
          </w:rPr>
          <w:tab/>
        </w:r>
        <w:r>
          <w:rPr>
            <w:noProof/>
          </w:rPr>
          <w:fldChar w:fldCharType="begin"/>
        </w:r>
        <w:r>
          <w:rPr>
            <w:noProof/>
          </w:rPr>
          <w:instrText xml:space="preserve"> PAGEREF _Toc463354009 \h </w:instrText>
        </w:r>
      </w:ins>
      <w:r>
        <w:rPr>
          <w:noProof/>
        </w:rPr>
      </w:r>
      <w:r>
        <w:rPr>
          <w:noProof/>
        </w:rPr>
        <w:fldChar w:fldCharType="separate"/>
      </w:r>
      <w:ins w:id="97" w:author="Simon Ringuette" w:date="2016-12-21T21:04:00Z">
        <w:r w:rsidR="00014DF3">
          <w:rPr>
            <w:noProof/>
          </w:rPr>
          <w:t>11</w:t>
        </w:r>
      </w:ins>
      <w:ins w:id="98" w:author="Geoff Hook" w:date="2016-10-04T14:17:00Z">
        <w:r>
          <w:rPr>
            <w:noProof/>
          </w:rPr>
          <w:fldChar w:fldCharType="end"/>
        </w:r>
      </w:ins>
    </w:p>
    <w:p w:rsidR="000F3093" w:rsidRDefault="000F3093">
      <w:pPr>
        <w:pStyle w:val="TOC4"/>
        <w:tabs>
          <w:tab w:val="left" w:pos="1760"/>
          <w:tab w:val="right" w:leader="dot" w:pos="9962"/>
        </w:tabs>
        <w:rPr>
          <w:ins w:id="99" w:author="Geoff Hook" w:date="2016-10-04T14:17:00Z"/>
          <w:rFonts w:cstheme="minorBidi"/>
          <w:noProof/>
          <w:sz w:val="22"/>
          <w:szCs w:val="22"/>
          <w:lang w:val="en-GB" w:eastAsia="en-GB"/>
        </w:rPr>
      </w:pPr>
      <w:ins w:id="100" w:author="Geoff Hook" w:date="2016-10-04T14:17:00Z">
        <w:r>
          <w:rPr>
            <w:noProof/>
          </w:rPr>
          <w:t>3.3.3.6</w:t>
        </w:r>
        <w:r>
          <w:rPr>
            <w:rFonts w:cstheme="minorBidi"/>
            <w:noProof/>
            <w:sz w:val="22"/>
            <w:szCs w:val="22"/>
            <w:lang w:val="en-GB" w:eastAsia="en-GB"/>
          </w:rPr>
          <w:tab/>
        </w:r>
        <w:r>
          <w:rPr>
            <w:noProof/>
          </w:rPr>
          <w:t>Results requested</w:t>
        </w:r>
        <w:r>
          <w:rPr>
            <w:noProof/>
          </w:rPr>
          <w:tab/>
        </w:r>
        <w:r>
          <w:rPr>
            <w:noProof/>
          </w:rPr>
          <w:fldChar w:fldCharType="begin"/>
        </w:r>
        <w:r>
          <w:rPr>
            <w:noProof/>
          </w:rPr>
          <w:instrText xml:space="preserve"> PAGEREF _Toc463354010 \h </w:instrText>
        </w:r>
      </w:ins>
      <w:r>
        <w:rPr>
          <w:noProof/>
        </w:rPr>
      </w:r>
      <w:r>
        <w:rPr>
          <w:noProof/>
        </w:rPr>
        <w:fldChar w:fldCharType="separate"/>
      </w:r>
      <w:ins w:id="101" w:author="Simon Ringuette" w:date="2016-12-21T21:04:00Z">
        <w:r w:rsidR="00014DF3">
          <w:rPr>
            <w:noProof/>
          </w:rPr>
          <w:t>11</w:t>
        </w:r>
      </w:ins>
      <w:ins w:id="102" w:author="Geoff Hook" w:date="2016-10-04T14:17:00Z">
        <w:r>
          <w:rPr>
            <w:noProof/>
          </w:rPr>
          <w:fldChar w:fldCharType="end"/>
        </w:r>
      </w:ins>
    </w:p>
    <w:p w:rsidR="000F3093" w:rsidRDefault="000F3093">
      <w:pPr>
        <w:pStyle w:val="TOC3"/>
        <w:tabs>
          <w:tab w:val="left" w:pos="1320"/>
          <w:tab w:val="right" w:leader="dot" w:pos="9962"/>
        </w:tabs>
        <w:rPr>
          <w:ins w:id="103" w:author="Geoff Hook" w:date="2016-10-04T14:17:00Z"/>
          <w:rFonts w:cstheme="minorBidi"/>
          <w:noProof/>
          <w:sz w:val="22"/>
          <w:szCs w:val="22"/>
          <w:lang w:val="en-GB" w:eastAsia="en-GB"/>
        </w:rPr>
      </w:pPr>
      <w:ins w:id="104" w:author="Geoff Hook" w:date="2016-10-04T14:17:00Z">
        <w:r>
          <w:rPr>
            <w:noProof/>
          </w:rPr>
          <w:t>3.3.4</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_Toc463354011 \h </w:instrText>
        </w:r>
      </w:ins>
      <w:r>
        <w:rPr>
          <w:noProof/>
        </w:rPr>
      </w:r>
      <w:r>
        <w:rPr>
          <w:noProof/>
        </w:rPr>
        <w:fldChar w:fldCharType="separate"/>
      </w:r>
      <w:ins w:id="105" w:author="Simon Ringuette" w:date="2016-12-21T21:04:00Z">
        <w:r w:rsidR="00014DF3">
          <w:rPr>
            <w:noProof/>
          </w:rPr>
          <w:t>11</w:t>
        </w:r>
      </w:ins>
      <w:ins w:id="106" w:author="Geoff Hook" w:date="2016-10-04T14:17:00Z">
        <w:r>
          <w:rPr>
            <w:noProof/>
          </w:rPr>
          <w:fldChar w:fldCharType="end"/>
        </w:r>
      </w:ins>
    </w:p>
    <w:p w:rsidR="000F3093" w:rsidRDefault="000F3093">
      <w:pPr>
        <w:pStyle w:val="TOC4"/>
        <w:tabs>
          <w:tab w:val="left" w:pos="1760"/>
          <w:tab w:val="right" w:leader="dot" w:pos="9962"/>
        </w:tabs>
        <w:rPr>
          <w:ins w:id="107" w:author="Geoff Hook" w:date="2016-10-04T14:17:00Z"/>
          <w:rFonts w:cstheme="minorBidi"/>
          <w:noProof/>
          <w:sz w:val="22"/>
          <w:szCs w:val="22"/>
          <w:lang w:val="en-GB" w:eastAsia="en-GB"/>
        </w:rPr>
      </w:pPr>
      <w:ins w:id="108" w:author="Geoff Hook" w:date="2016-10-04T14:17:00Z">
        <w:r>
          <w:rPr>
            <w:noProof/>
          </w:rPr>
          <w:t>3.3.4.1</w:t>
        </w:r>
        <w:r>
          <w:rPr>
            <w:rFonts w:cstheme="minorBidi"/>
            <w:noProof/>
            <w:sz w:val="22"/>
            <w:szCs w:val="22"/>
            <w:lang w:val="en-GB" w:eastAsia="en-GB"/>
          </w:rPr>
          <w:tab/>
        </w:r>
        <w:r>
          <w:rPr>
            <w:noProof/>
          </w:rPr>
          <w:t>Add simulation model to the process model</w:t>
        </w:r>
        <w:r>
          <w:rPr>
            <w:noProof/>
          </w:rPr>
          <w:tab/>
        </w:r>
        <w:r>
          <w:rPr>
            <w:noProof/>
          </w:rPr>
          <w:fldChar w:fldCharType="begin"/>
        </w:r>
        <w:r>
          <w:rPr>
            <w:noProof/>
          </w:rPr>
          <w:instrText xml:space="preserve"> PAGEREF _Toc463354012 \h </w:instrText>
        </w:r>
      </w:ins>
      <w:r>
        <w:rPr>
          <w:noProof/>
        </w:rPr>
      </w:r>
      <w:r>
        <w:rPr>
          <w:noProof/>
        </w:rPr>
        <w:fldChar w:fldCharType="separate"/>
      </w:r>
      <w:ins w:id="109" w:author="Simon Ringuette" w:date="2016-12-21T21:04:00Z">
        <w:r w:rsidR="00014DF3">
          <w:rPr>
            <w:noProof/>
          </w:rPr>
          <w:t>12</w:t>
        </w:r>
      </w:ins>
      <w:ins w:id="110" w:author="Geoff Hook" w:date="2016-10-04T14:17:00Z">
        <w:r>
          <w:rPr>
            <w:noProof/>
          </w:rPr>
          <w:fldChar w:fldCharType="end"/>
        </w:r>
      </w:ins>
    </w:p>
    <w:p w:rsidR="000F3093" w:rsidRDefault="000F3093">
      <w:pPr>
        <w:pStyle w:val="TOC4"/>
        <w:tabs>
          <w:tab w:val="left" w:pos="1760"/>
          <w:tab w:val="right" w:leader="dot" w:pos="9962"/>
        </w:tabs>
        <w:rPr>
          <w:ins w:id="111" w:author="Geoff Hook" w:date="2016-10-04T14:17:00Z"/>
          <w:rFonts w:cstheme="minorBidi"/>
          <w:noProof/>
          <w:sz w:val="22"/>
          <w:szCs w:val="22"/>
          <w:lang w:val="en-GB" w:eastAsia="en-GB"/>
        </w:rPr>
      </w:pPr>
      <w:ins w:id="112" w:author="Geoff Hook" w:date="2016-10-04T14:17:00Z">
        <w:r>
          <w:rPr>
            <w:noProof/>
          </w:rPr>
          <w:t>3.3.4.2</w:t>
        </w:r>
        <w:r>
          <w:rPr>
            <w:rFonts w:cstheme="minorBidi"/>
            <w:noProof/>
            <w:sz w:val="22"/>
            <w:szCs w:val="22"/>
            <w:lang w:val="en-GB" w:eastAsia="en-GB"/>
          </w:rPr>
          <w:tab/>
        </w:r>
        <w:r>
          <w:rPr>
            <w:noProof/>
          </w:rPr>
          <w:t>Setup a scenario</w:t>
        </w:r>
        <w:r>
          <w:rPr>
            <w:noProof/>
          </w:rPr>
          <w:tab/>
        </w:r>
        <w:r>
          <w:rPr>
            <w:noProof/>
          </w:rPr>
          <w:fldChar w:fldCharType="begin"/>
        </w:r>
        <w:r>
          <w:rPr>
            <w:noProof/>
          </w:rPr>
          <w:instrText xml:space="preserve"> PAGEREF _Toc463354013 \h </w:instrText>
        </w:r>
      </w:ins>
      <w:r>
        <w:rPr>
          <w:noProof/>
        </w:rPr>
      </w:r>
      <w:r>
        <w:rPr>
          <w:noProof/>
        </w:rPr>
        <w:fldChar w:fldCharType="separate"/>
      </w:r>
      <w:ins w:id="113" w:author="Simon Ringuette" w:date="2016-12-21T21:04:00Z">
        <w:r w:rsidR="00014DF3">
          <w:rPr>
            <w:noProof/>
          </w:rPr>
          <w:t>13</w:t>
        </w:r>
      </w:ins>
      <w:ins w:id="114" w:author="Geoff Hook" w:date="2016-10-04T14:17:00Z">
        <w:r>
          <w:rPr>
            <w:noProof/>
          </w:rPr>
          <w:fldChar w:fldCharType="end"/>
        </w:r>
      </w:ins>
    </w:p>
    <w:p w:rsidR="000F3093" w:rsidRDefault="000F3093">
      <w:pPr>
        <w:pStyle w:val="TOC4"/>
        <w:tabs>
          <w:tab w:val="left" w:pos="1760"/>
          <w:tab w:val="right" w:leader="dot" w:pos="9962"/>
        </w:tabs>
        <w:rPr>
          <w:ins w:id="115" w:author="Geoff Hook" w:date="2016-10-04T14:17:00Z"/>
          <w:rFonts w:cstheme="minorBidi"/>
          <w:noProof/>
          <w:sz w:val="22"/>
          <w:szCs w:val="22"/>
          <w:lang w:val="en-GB" w:eastAsia="en-GB"/>
        </w:rPr>
      </w:pPr>
      <w:ins w:id="116" w:author="Geoff Hook" w:date="2016-10-04T14:17:00Z">
        <w:r>
          <w:rPr>
            <w:noProof/>
          </w:rPr>
          <w:t>3.3.4.3</w:t>
        </w:r>
        <w:r>
          <w:rPr>
            <w:rFonts w:cstheme="minorBidi"/>
            <w:noProof/>
            <w:sz w:val="22"/>
            <w:szCs w:val="22"/>
            <w:lang w:val="en-GB" w:eastAsia="en-GB"/>
          </w:rPr>
          <w:tab/>
        </w:r>
        <w:r>
          <w:rPr>
            <w:noProof/>
          </w:rPr>
          <w:t>Add scenario parameters</w:t>
        </w:r>
        <w:r>
          <w:rPr>
            <w:noProof/>
          </w:rPr>
          <w:tab/>
        </w:r>
        <w:r>
          <w:rPr>
            <w:noProof/>
          </w:rPr>
          <w:fldChar w:fldCharType="begin"/>
        </w:r>
        <w:r>
          <w:rPr>
            <w:noProof/>
          </w:rPr>
          <w:instrText xml:space="preserve"> PAGEREF _Toc463354014 \h </w:instrText>
        </w:r>
      </w:ins>
      <w:r>
        <w:rPr>
          <w:noProof/>
        </w:rPr>
      </w:r>
      <w:r>
        <w:rPr>
          <w:noProof/>
        </w:rPr>
        <w:fldChar w:fldCharType="separate"/>
      </w:r>
      <w:ins w:id="117" w:author="Simon Ringuette" w:date="2016-12-21T21:04:00Z">
        <w:r w:rsidR="00014DF3">
          <w:rPr>
            <w:noProof/>
          </w:rPr>
          <w:t>13</w:t>
        </w:r>
      </w:ins>
      <w:ins w:id="118" w:author="Geoff Hook" w:date="2016-10-04T14:17:00Z">
        <w:r>
          <w:rPr>
            <w:noProof/>
          </w:rPr>
          <w:fldChar w:fldCharType="end"/>
        </w:r>
      </w:ins>
    </w:p>
    <w:p w:rsidR="000F3093" w:rsidRDefault="000F3093">
      <w:pPr>
        <w:pStyle w:val="TOC4"/>
        <w:tabs>
          <w:tab w:val="left" w:pos="1760"/>
          <w:tab w:val="right" w:leader="dot" w:pos="9962"/>
        </w:tabs>
        <w:rPr>
          <w:ins w:id="119" w:author="Geoff Hook" w:date="2016-10-04T14:17:00Z"/>
          <w:rFonts w:cstheme="minorBidi"/>
          <w:noProof/>
          <w:sz w:val="22"/>
          <w:szCs w:val="22"/>
          <w:lang w:val="en-GB" w:eastAsia="en-GB"/>
        </w:rPr>
      </w:pPr>
      <w:ins w:id="120" w:author="Geoff Hook" w:date="2016-10-04T14:17:00Z">
        <w:r>
          <w:rPr>
            <w:noProof/>
          </w:rPr>
          <w:t>3.3.4.4</w:t>
        </w:r>
        <w:r>
          <w:rPr>
            <w:rFonts w:cstheme="minorBidi"/>
            <w:noProof/>
            <w:sz w:val="22"/>
            <w:szCs w:val="22"/>
            <w:lang w:val="en-GB" w:eastAsia="en-GB"/>
          </w:rPr>
          <w:tab/>
        </w:r>
        <w:r>
          <w:rPr>
            <w:noProof/>
          </w:rPr>
          <w:t>Add input parameters to the scenario</w:t>
        </w:r>
        <w:r>
          <w:rPr>
            <w:noProof/>
          </w:rPr>
          <w:tab/>
        </w:r>
        <w:r>
          <w:rPr>
            <w:noProof/>
          </w:rPr>
          <w:fldChar w:fldCharType="begin"/>
        </w:r>
        <w:r>
          <w:rPr>
            <w:noProof/>
          </w:rPr>
          <w:instrText xml:space="preserve"> PAGEREF _Toc463354015 \h </w:instrText>
        </w:r>
      </w:ins>
      <w:r>
        <w:rPr>
          <w:noProof/>
        </w:rPr>
      </w:r>
      <w:r>
        <w:rPr>
          <w:noProof/>
        </w:rPr>
        <w:fldChar w:fldCharType="separate"/>
      </w:r>
      <w:ins w:id="121" w:author="Simon Ringuette" w:date="2016-12-21T21:04:00Z">
        <w:r w:rsidR="00014DF3">
          <w:rPr>
            <w:noProof/>
          </w:rPr>
          <w:t>13</w:t>
        </w:r>
      </w:ins>
      <w:ins w:id="122" w:author="Geoff Hook" w:date="2016-10-04T14:17:00Z">
        <w:r>
          <w:rPr>
            <w:noProof/>
          </w:rPr>
          <w:fldChar w:fldCharType="end"/>
        </w:r>
      </w:ins>
    </w:p>
    <w:p w:rsidR="000F3093" w:rsidRDefault="000F3093">
      <w:pPr>
        <w:pStyle w:val="TOC4"/>
        <w:tabs>
          <w:tab w:val="left" w:pos="1760"/>
          <w:tab w:val="right" w:leader="dot" w:pos="9962"/>
        </w:tabs>
        <w:rPr>
          <w:ins w:id="123" w:author="Geoff Hook" w:date="2016-10-04T14:17:00Z"/>
          <w:rFonts w:cstheme="minorBidi"/>
          <w:noProof/>
          <w:sz w:val="22"/>
          <w:szCs w:val="22"/>
          <w:lang w:val="en-GB" w:eastAsia="en-GB"/>
        </w:rPr>
      </w:pPr>
      <w:ins w:id="124" w:author="Geoff Hook" w:date="2016-10-04T14:17:00Z">
        <w:r>
          <w:rPr>
            <w:noProof/>
          </w:rPr>
          <w:t>3.3.4.5</w:t>
        </w:r>
        <w:r>
          <w:rPr>
            <w:rFonts w:cstheme="minorBidi"/>
            <w:noProof/>
            <w:sz w:val="22"/>
            <w:szCs w:val="22"/>
            <w:lang w:val="en-GB" w:eastAsia="en-GB"/>
          </w:rPr>
          <w:tab/>
        </w:r>
        <w:r>
          <w:rPr>
            <w:noProof/>
          </w:rPr>
          <w:t>Add property expressions to decrement the number of repair issues</w:t>
        </w:r>
        <w:r>
          <w:rPr>
            <w:noProof/>
          </w:rPr>
          <w:tab/>
        </w:r>
        <w:r>
          <w:rPr>
            <w:noProof/>
          </w:rPr>
          <w:fldChar w:fldCharType="begin"/>
        </w:r>
        <w:r>
          <w:rPr>
            <w:noProof/>
          </w:rPr>
          <w:instrText xml:space="preserve"> PAGEREF _Toc463354016 \h </w:instrText>
        </w:r>
      </w:ins>
      <w:r>
        <w:rPr>
          <w:noProof/>
        </w:rPr>
      </w:r>
      <w:r>
        <w:rPr>
          <w:noProof/>
        </w:rPr>
        <w:fldChar w:fldCharType="separate"/>
      </w:r>
      <w:ins w:id="125" w:author="Simon Ringuette" w:date="2016-12-21T21:04:00Z">
        <w:r w:rsidR="00014DF3">
          <w:rPr>
            <w:noProof/>
          </w:rPr>
          <w:t>14</w:t>
        </w:r>
      </w:ins>
      <w:ins w:id="126" w:author="Geoff Hook" w:date="2016-10-04T14:17:00Z">
        <w:r>
          <w:rPr>
            <w:noProof/>
          </w:rPr>
          <w:fldChar w:fldCharType="end"/>
        </w:r>
      </w:ins>
    </w:p>
    <w:p w:rsidR="000F3093" w:rsidRDefault="000F3093">
      <w:pPr>
        <w:pStyle w:val="TOC4"/>
        <w:tabs>
          <w:tab w:val="left" w:pos="1760"/>
          <w:tab w:val="right" w:leader="dot" w:pos="9962"/>
        </w:tabs>
        <w:rPr>
          <w:ins w:id="127" w:author="Geoff Hook" w:date="2016-10-04T14:17:00Z"/>
          <w:rFonts w:cstheme="minorBidi"/>
          <w:noProof/>
          <w:sz w:val="22"/>
          <w:szCs w:val="22"/>
          <w:lang w:val="en-GB" w:eastAsia="en-GB"/>
        </w:rPr>
      </w:pPr>
      <w:ins w:id="128" w:author="Geoff Hook" w:date="2016-10-04T14:17:00Z">
        <w:r>
          <w:rPr>
            <w:noProof/>
          </w:rPr>
          <w:lastRenderedPageBreak/>
          <w:t>3.3.4.6</w:t>
        </w:r>
        <w:r>
          <w:rPr>
            <w:rFonts w:cstheme="minorBidi"/>
            <w:noProof/>
            <w:sz w:val="22"/>
            <w:szCs w:val="22"/>
            <w:lang w:val="en-GB" w:eastAsia="en-GB"/>
          </w:rPr>
          <w:tab/>
        </w:r>
        <w:r>
          <w:rPr>
            <w:noProof/>
          </w:rPr>
          <w:t>Add expressions to test whether we need to exit the repair loop</w:t>
        </w:r>
        <w:r>
          <w:rPr>
            <w:noProof/>
          </w:rPr>
          <w:tab/>
        </w:r>
        <w:r>
          <w:rPr>
            <w:noProof/>
          </w:rPr>
          <w:fldChar w:fldCharType="begin"/>
        </w:r>
        <w:r>
          <w:rPr>
            <w:noProof/>
          </w:rPr>
          <w:instrText xml:space="preserve"> PAGEREF _Toc463354018 \h </w:instrText>
        </w:r>
      </w:ins>
      <w:r>
        <w:rPr>
          <w:noProof/>
        </w:rPr>
      </w:r>
      <w:r>
        <w:rPr>
          <w:noProof/>
        </w:rPr>
        <w:fldChar w:fldCharType="separate"/>
      </w:r>
      <w:ins w:id="129" w:author="Simon Ringuette" w:date="2016-12-21T21:04:00Z">
        <w:r w:rsidR="00014DF3">
          <w:rPr>
            <w:noProof/>
          </w:rPr>
          <w:t>14</w:t>
        </w:r>
      </w:ins>
      <w:ins w:id="130" w:author="Geoff Hook" w:date="2016-10-04T14:17:00Z">
        <w:r>
          <w:rPr>
            <w:noProof/>
          </w:rPr>
          <w:fldChar w:fldCharType="end"/>
        </w:r>
      </w:ins>
    </w:p>
    <w:p w:rsidR="000F3093" w:rsidRDefault="000F3093">
      <w:pPr>
        <w:pStyle w:val="TOC4"/>
        <w:tabs>
          <w:tab w:val="left" w:pos="1760"/>
          <w:tab w:val="right" w:leader="dot" w:pos="9962"/>
        </w:tabs>
        <w:rPr>
          <w:ins w:id="131" w:author="Geoff Hook" w:date="2016-10-04T14:17:00Z"/>
          <w:rFonts w:cstheme="minorBidi"/>
          <w:noProof/>
          <w:sz w:val="22"/>
          <w:szCs w:val="22"/>
          <w:lang w:val="en-GB" w:eastAsia="en-GB"/>
        </w:rPr>
      </w:pPr>
      <w:ins w:id="132" w:author="Geoff Hook" w:date="2016-10-04T14:17:00Z">
        <w:r>
          <w:rPr>
            <w:noProof/>
          </w:rPr>
          <w:t>3.3.4.7</w:t>
        </w:r>
        <w:r>
          <w:rPr>
            <w:rFonts w:cstheme="minorBidi"/>
            <w:noProof/>
            <w:sz w:val="22"/>
            <w:szCs w:val="22"/>
            <w:lang w:val="en-GB" w:eastAsia="en-GB"/>
          </w:rPr>
          <w:tab/>
        </w:r>
        <w:r>
          <w:rPr>
            <w:noProof/>
          </w:rPr>
          <w:t>Add result requests to the scenario element</w:t>
        </w:r>
        <w:r>
          <w:rPr>
            <w:noProof/>
          </w:rPr>
          <w:tab/>
        </w:r>
        <w:r>
          <w:rPr>
            <w:noProof/>
          </w:rPr>
          <w:fldChar w:fldCharType="begin"/>
        </w:r>
        <w:r>
          <w:rPr>
            <w:noProof/>
          </w:rPr>
          <w:instrText xml:space="preserve"> PAGEREF _Toc463354019 \h </w:instrText>
        </w:r>
      </w:ins>
      <w:r>
        <w:rPr>
          <w:noProof/>
        </w:rPr>
      </w:r>
      <w:r>
        <w:rPr>
          <w:noProof/>
        </w:rPr>
        <w:fldChar w:fldCharType="separate"/>
      </w:r>
      <w:ins w:id="133" w:author="Simon Ringuette" w:date="2016-12-21T21:04:00Z">
        <w:r w:rsidR="00014DF3">
          <w:rPr>
            <w:noProof/>
          </w:rPr>
          <w:t>15</w:t>
        </w:r>
      </w:ins>
      <w:ins w:id="134" w:author="Geoff Hook" w:date="2016-10-04T14:17:00Z">
        <w:r>
          <w:rPr>
            <w:noProof/>
          </w:rPr>
          <w:fldChar w:fldCharType="end"/>
        </w:r>
      </w:ins>
    </w:p>
    <w:p w:rsidR="000F3093" w:rsidRDefault="000F3093">
      <w:pPr>
        <w:pStyle w:val="TOC4"/>
        <w:tabs>
          <w:tab w:val="left" w:pos="1760"/>
          <w:tab w:val="right" w:leader="dot" w:pos="9962"/>
        </w:tabs>
        <w:rPr>
          <w:ins w:id="135" w:author="Geoff Hook" w:date="2016-10-04T14:17:00Z"/>
          <w:rFonts w:cstheme="minorBidi"/>
          <w:noProof/>
          <w:sz w:val="22"/>
          <w:szCs w:val="22"/>
          <w:lang w:val="en-GB" w:eastAsia="en-GB"/>
        </w:rPr>
      </w:pPr>
      <w:ins w:id="136" w:author="Geoff Hook" w:date="2016-10-04T14:17:00Z">
        <w:r>
          <w:rPr>
            <w:noProof/>
          </w:rPr>
          <w:t>3.3.4.8</w:t>
        </w:r>
        <w:r>
          <w:rPr>
            <w:rFonts w:cstheme="minorBidi"/>
            <w:noProof/>
            <w:sz w:val="22"/>
            <w:szCs w:val="22"/>
            <w:lang w:val="en-GB" w:eastAsia="en-GB"/>
          </w:rPr>
          <w:tab/>
        </w:r>
        <w:r>
          <w:rPr>
            <w:noProof/>
          </w:rPr>
          <w:t>Add result requests to BPMN elements</w:t>
        </w:r>
        <w:r>
          <w:rPr>
            <w:noProof/>
          </w:rPr>
          <w:tab/>
        </w:r>
        <w:r>
          <w:rPr>
            <w:noProof/>
          </w:rPr>
          <w:fldChar w:fldCharType="begin"/>
        </w:r>
        <w:r>
          <w:rPr>
            <w:noProof/>
          </w:rPr>
          <w:instrText xml:space="preserve"> PAGEREF _Toc463354020 \h </w:instrText>
        </w:r>
      </w:ins>
      <w:r>
        <w:rPr>
          <w:noProof/>
        </w:rPr>
      </w:r>
      <w:r>
        <w:rPr>
          <w:noProof/>
        </w:rPr>
        <w:fldChar w:fldCharType="separate"/>
      </w:r>
      <w:ins w:id="137" w:author="Simon Ringuette" w:date="2016-12-21T21:04:00Z">
        <w:r w:rsidR="00014DF3">
          <w:rPr>
            <w:noProof/>
          </w:rPr>
          <w:t>15</w:t>
        </w:r>
      </w:ins>
      <w:ins w:id="138" w:author="Geoff Hook" w:date="2016-10-04T14:17:00Z">
        <w:r>
          <w:rPr>
            <w:noProof/>
          </w:rPr>
          <w:fldChar w:fldCharType="end"/>
        </w:r>
      </w:ins>
    </w:p>
    <w:p w:rsidR="000F3093" w:rsidRDefault="000F3093">
      <w:pPr>
        <w:pStyle w:val="TOC2"/>
        <w:tabs>
          <w:tab w:val="left" w:pos="880"/>
          <w:tab w:val="right" w:leader="dot" w:pos="9962"/>
        </w:tabs>
        <w:rPr>
          <w:ins w:id="139" w:author="Geoff Hook" w:date="2016-10-04T14:17:00Z"/>
          <w:rFonts w:cstheme="minorBidi"/>
          <w:noProof/>
          <w:sz w:val="22"/>
          <w:szCs w:val="22"/>
          <w:lang w:val="en-GB" w:eastAsia="en-GB"/>
        </w:rPr>
      </w:pPr>
      <w:ins w:id="140" w:author="Geoff Hook" w:date="2016-10-04T14:17:00Z">
        <w:r>
          <w:rPr>
            <w:noProof/>
          </w:rPr>
          <w:t>3.4</w:t>
        </w:r>
        <w:r>
          <w:rPr>
            <w:rFonts w:cstheme="minorBidi"/>
            <w:noProof/>
            <w:sz w:val="22"/>
            <w:szCs w:val="22"/>
            <w:lang w:val="en-GB" w:eastAsia="en-GB"/>
          </w:rPr>
          <w:tab/>
        </w:r>
        <w:r>
          <w:rPr>
            <w:noProof/>
          </w:rPr>
          <w:t>Simulation scenario 2: Validate control perspective of primary and secondary paths</w:t>
        </w:r>
        <w:r>
          <w:rPr>
            <w:noProof/>
          </w:rPr>
          <w:tab/>
        </w:r>
        <w:r>
          <w:rPr>
            <w:noProof/>
          </w:rPr>
          <w:fldChar w:fldCharType="begin"/>
        </w:r>
        <w:r>
          <w:rPr>
            <w:noProof/>
          </w:rPr>
          <w:instrText xml:space="preserve"> PAGEREF _Toc463354021 \h </w:instrText>
        </w:r>
      </w:ins>
      <w:r>
        <w:rPr>
          <w:noProof/>
        </w:rPr>
      </w:r>
      <w:r>
        <w:rPr>
          <w:noProof/>
        </w:rPr>
        <w:fldChar w:fldCharType="separate"/>
      </w:r>
      <w:ins w:id="141" w:author="Simon Ringuette" w:date="2016-12-21T21:04:00Z">
        <w:r w:rsidR="00014DF3">
          <w:rPr>
            <w:noProof/>
          </w:rPr>
          <w:t>15</w:t>
        </w:r>
      </w:ins>
      <w:ins w:id="142" w:author="Geoff Hook" w:date="2016-10-04T14:17:00Z">
        <w:r>
          <w:rPr>
            <w:noProof/>
          </w:rPr>
          <w:fldChar w:fldCharType="end"/>
        </w:r>
      </w:ins>
    </w:p>
    <w:p w:rsidR="000F3093" w:rsidRDefault="000F3093">
      <w:pPr>
        <w:pStyle w:val="TOC3"/>
        <w:tabs>
          <w:tab w:val="left" w:pos="1320"/>
          <w:tab w:val="right" w:leader="dot" w:pos="9962"/>
        </w:tabs>
        <w:rPr>
          <w:ins w:id="143" w:author="Geoff Hook" w:date="2016-10-04T14:17:00Z"/>
          <w:rFonts w:cstheme="minorBidi"/>
          <w:noProof/>
          <w:sz w:val="22"/>
          <w:szCs w:val="22"/>
          <w:lang w:val="en-GB" w:eastAsia="en-GB"/>
        </w:rPr>
      </w:pPr>
      <w:ins w:id="144" w:author="Geoff Hook" w:date="2016-10-04T14:17:00Z">
        <w:r>
          <w:rPr>
            <w:noProof/>
          </w:rPr>
          <w:t>3.4.1</w:t>
        </w:r>
        <w:r>
          <w:rPr>
            <w:rFonts w:cstheme="minorBidi"/>
            <w:noProof/>
            <w:sz w:val="22"/>
            <w:szCs w:val="22"/>
            <w:lang w:val="en-GB" w:eastAsia="en-GB"/>
          </w:rPr>
          <w:tab/>
        </w:r>
        <w:r>
          <w:rPr>
            <w:noProof/>
          </w:rPr>
          <w:t>Approach / Hypothesis</w:t>
        </w:r>
        <w:r>
          <w:rPr>
            <w:noProof/>
          </w:rPr>
          <w:tab/>
        </w:r>
        <w:r>
          <w:rPr>
            <w:noProof/>
          </w:rPr>
          <w:fldChar w:fldCharType="begin"/>
        </w:r>
        <w:r>
          <w:rPr>
            <w:noProof/>
          </w:rPr>
          <w:instrText xml:space="preserve"> PAGEREF _Toc463354022 \h </w:instrText>
        </w:r>
      </w:ins>
      <w:r>
        <w:rPr>
          <w:noProof/>
        </w:rPr>
      </w:r>
      <w:r>
        <w:rPr>
          <w:noProof/>
        </w:rPr>
        <w:fldChar w:fldCharType="separate"/>
      </w:r>
      <w:ins w:id="145" w:author="Simon Ringuette" w:date="2016-12-21T21:04:00Z">
        <w:r w:rsidR="00014DF3">
          <w:rPr>
            <w:noProof/>
          </w:rPr>
          <w:t>15</w:t>
        </w:r>
      </w:ins>
      <w:ins w:id="146" w:author="Geoff Hook" w:date="2016-10-04T14:17:00Z">
        <w:r>
          <w:rPr>
            <w:noProof/>
          </w:rPr>
          <w:fldChar w:fldCharType="end"/>
        </w:r>
      </w:ins>
    </w:p>
    <w:p w:rsidR="000F3093" w:rsidRDefault="000F3093">
      <w:pPr>
        <w:pStyle w:val="TOC3"/>
        <w:tabs>
          <w:tab w:val="left" w:pos="1320"/>
          <w:tab w:val="right" w:leader="dot" w:pos="9962"/>
        </w:tabs>
        <w:rPr>
          <w:ins w:id="147" w:author="Geoff Hook" w:date="2016-10-04T14:17:00Z"/>
          <w:rFonts w:cstheme="minorBidi"/>
          <w:noProof/>
          <w:sz w:val="22"/>
          <w:szCs w:val="22"/>
          <w:lang w:val="en-GB" w:eastAsia="en-GB"/>
        </w:rPr>
      </w:pPr>
      <w:ins w:id="148" w:author="Geoff Hook" w:date="2016-10-04T14:17:00Z">
        <w:r>
          <w:rPr>
            <w:noProof/>
          </w:rPr>
          <w:t>3.4.2</w:t>
        </w:r>
        <w:r>
          <w:rPr>
            <w:rFonts w:cstheme="minorBidi"/>
            <w:noProof/>
            <w:sz w:val="22"/>
            <w:szCs w:val="22"/>
            <w:lang w:val="en-GB" w:eastAsia="en-GB"/>
          </w:rPr>
          <w:tab/>
        </w:r>
        <w:r>
          <w:rPr>
            <w:noProof/>
          </w:rPr>
          <w:t>Goals</w:t>
        </w:r>
        <w:r>
          <w:rPr>
            <w:noProof/>
          </w:rPr>
          <w:tab/>
        </w:r>
        <w:r>
          <w:rPr>
            <w:noProof/>
          </w:rPr>
          <w:fldChar w:fldCharType="begin"/>
        </w:r>
        <w:r>
          <w:rPr>
            <w:noProof/>
          </w:rPr>
          <w:instrText xml:space="preserve"> PAGEREF _Toc463354023 \h </w:instrText>
        </w:r>
      </w:ins>
      <w:r>
        <w:rPr>
          <w:noProof/>
        </w:rPr>
      </w:r>
      <w:r>
        <w:rPr>
          <w:noProof/>
        </w:rPr>
        <w:fldChar w:fldCharType="separate"/>
      </w:r>
      <w:ins w:id="149" w:author="Simon Ringuette" w:date="2016-12-21T21:04:00Z">
        <w:r w:rsidR="00014DF3">
          <w:rPr>
            <w:noProof/>
          </w:rPr>
          <w:t>15</w:t>
        </w:r>
      </w:ins>
      <w:ins w:id="150" w:author="Geoff Hook" w:date="2016-10-04T14:17:00Z">
        <w:r>
          <w:rPr>
            <w:noProof/>
          </w:rPr>
          <w:fldChar w:fldCharType="end"/>
        </w:r>
      </w:ins>
    </w:p>
    <w:p w:rsidR="000F3093" w:rsidRDefault="000F3093">
      <w:pPr>
        <w:pStyle w:val="TOC3"/>
        <w:tabs>
          <w:tab w:val="left" w:pos="1320"/>
          <w:tab w:val="right" w:leader="dot" w:pos="9962"/>
        </w:tabs>
        <w:rPr>
          <w:ins w:id="151" w:author="Geoff Hook" w:date="2016-10-04T14:17:00Z"/>
          <w:rFonts w:cstheme="minorBidi"/>
          <w:noProof/>
          <w:sz w:val="22"/>
          <w:szCs w:val="22"/>
          <w:lang w:val="en-GB" w:eastAsia="en-GB"/>
        </w:rPr>
      </w:pPr>
      <w:ins w:id="152" w:author="Geoff Hook" w:date="2016-10-04T14:17:00Z">
        <w:r>
          <w:rPr>
            <w:noProof/>
          </w:rPr>
          <w:t>3.4.3</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_Toc463354024 \h </w:instrText>
        </w:r>
      </w:ins>
      <w:r>
        <w:rPr>
          <w:noProof/>
        </w:rPr>
      </w:r>
      <w:r>
        <w:rPr>
          <w:noProof/>
        </w:rPr>
        <w:fldChar w:fldCharType="separate"/>
      </w:r>
      <w:ins w:id="153" w:author="Simon Ringuette" w:date="2016-12-21T21:04:00Z">
        <w:r w:rsidR="00014DF3">
          <w:rPr>
            <w:noProof/>
          </w:rPr>
          <w:t>16</w:t>
        </w:r>
      </w:ins>
      <w:ins w:id="154" w:author="Geoff Hook" w:date="2016-10-04T14:17:00Z">
        <w:r>
          <w:rPr>
            <w:noProof/>
          </w:rPr>
          <w:fldChar w:fldCharType="end"/>
        </w:r>
      </w:ins>
    </w:p>
    <w:p w:rsidR="000F3093" w:rsidRDefault="000F3093">
      <w:pPr>
        <w:pStyle w:val="TOC4"/>
        <w:tabs>
          <w:tab w:val="left" w:pos="1760"/>
          <w:tab w:val="right" w:leader="dot" w:pos="9962"/>
        </w:tabs>
        <w:rPr>
          <w:ins w:id="155" w:author="Geoff Hook" w:date="2016-10-04T14:17:00Z"/>
          <w:rFonts w:cstheme="minorBidi"/>
          <w:noProof/>
          <w:sz w:val="22"/>
          <w:szCs w:val="22"/>
          <w:lang w:val="en-GB" w:eastAsia="en-GB"/>
        </w:rPr>
      </w:pPr>
      <w:ins w:id="156" w:author="Geoff Hook" w:date="2016-10-04T14:17:00Z">
        <w:r>
          <w:rPr>
            <w:noProof/>
          </w:rPr>
          <w:t>3.4.3.1</w:t>
        </w:r>
        <w:r>
          <w:rPr>
            <w:rFonts w:cstheme="minorBidi"/>
            <w:noProof/>
            <w:sz w:val="22"/>
            <w:szCs w:val="22"/>
            <w:lang w:val="en-GB" w:eastAsia="en-GB"/>
          </w:rPr>
          <w:tab/>
        </w:r>
        <w:r>
          <w:rPr>
            <w:noProof/>
          </w:rPr>
          <w:t>Process Trigger(s):</w:t>
        </w:r>
        <w:r>
          <w:rPr>
            <w:noProof/>
          </w:rPr>
          <w:tab/>
        </w:r>
        <w:r>
          <w:rPr>
            <w:noProof/>
          </w:rPr>
          <w:fldChar w:fldCharType="begin"/>
        </w:r>
        <w:r>
          <w:rPr>
            <w:noProof/>
          </w:rPr>
          <w:instrText xml:space="preserve"> PAGEREF _Toc463354025 \h </w:instrText>
        </w:r>
      </w:ins>
      <w:r>
        <w:rPr>
          <w:noProof/>
        </w:rPr>
      </w:r>
      <w:r>
        <w:rPr>
          <w:noProof/>
        </w:rPr>
        <w:fldChar w:fldCharType="separate"/>
      </w:r>
      <w:ins w:id="157" w:author="Simon Ringuette" w:date="2016-12-21T21:04:00Z">
        <w:r w:rsidR="00014DF3">
          <w:rPr>
            <w:noProof/>
          </w:rPr>
          <w:t>16</w:t>
        </w:r>
      </w:ins>
      <w:ins w:id="158" w:author="Geoff Hook" w:date="2016-10-04T14:17:00Z">
        <w:r>
          <w:rPr>
            <w:noProof/>
          </w:rPr>
          <w:fldChar w:fldCharType="end"/>
        </w:r>
      </w:ins>
    </w:p>
    <w:p w:rsidR="000F3093" w:rsidRDefault="000F3093">
      <w:pPr>
        <w:pStyle w:val="TOC4"/>
        <w:tabs>
          <w:tab w:val="left" w:pos="1760"/>
          <w:tab w:val="right" w:leader="dot" w:pos="9962"/>
        </w:tabs>
        <w:rPr>
          <w:ins w:id="159" w:author="Geoff Hook" w:date="2016-10-04T14:17:00Z"/>
          <w:rFonts w:cstheme="minorBidi"/>
          <w:noProof/>
          <w:sz w:val="22"/>
          <w:szCs w:val="22"/>
          <w:lang w:val="en-GB" w:eastAsia="en-GB"/>
        </w:rPr>
      </w:pPr>
      <w:ins w:id="160" w:author="Geoff Hook" w:date="2016-10-04T14:17:00Z">
        <w:r>
          <w:rPr>
            <w:noProof/>
          </w:rPr>
          <w:t>3.4.3.2</w:t>
        </w:r>
        <w:r>
          <w:rPr>
            <w:rFonts w:cstheme="minorBidi"/>
            <w:noProof/>
            <w:sz w:val="22"/>
            <w:szCs w:val="22"/>
            <w:lang w:val="en-GB" w:eastAsia="en-GB"/>
          </w:rPr>
          <w:tab/>
        </w:r>
        <w:r>
          <w:rPr>
            <w:noProof/>
          </w:rPr>
          <w:t>Activity Durations</w:t>
        </w:r>
        <w:r>
          <w:rPr>
            <w:noProof/>
          </w:rPr>
          <w:tab/>
        </w:r>
        <w:r>
          <w:rPr>
            <w:noProof/>
          </w:rPr>
          <w:fldChar w:fldCharType="begin"/>
        </w:r>
        <w:r>
          <w:rPr>
            <w:noProof/>
          </w:rPr>
          <w:instrText xml:space="preserve"> PAGEREF _Toc463354026 \h </w:instrText>
        </w:r>
      </w:ins>
      <w:r>
        <w:rPr>
          <w:noProof/>
        </w:rPr>
      </w:r>
      <w:r>
        <w:rPr>
          <w:noProof/>
        </w:rPr>
        <w:fldChar w:fldCharType="separate"/>
      </w:r>
      <w:ins w:id="161" w:author="Simon Ringuette" w:date="2016-12-21T21:04:00Z">
        <w:r w:rsidR="00014DF3">
          <w:rPr>
            <w:noProof/>
          </w:rPr>
          <w:t>16</w:t>
        </w:r>
      </w:ins>
      <w:ins w:id="162" w:author="Geoff Hook" w:date="2016-10-04T14:17:00Z">
        <w:r>
          <w:rPr>
            <w:noProof/>
          </w:rPr>
          <w:fldChar w:fldCharType="end"/>
        </w:r>
      </w:ins>
    </w:p>
    <w:p w:rsidR="000F3093" w:rsidRDefault="000F3093">
      <w:pPr>
        <w:pStyle w:val="TOC4"/>
        <w:tabs>
          <w:tab w:val="left" w:pos="1760"/>
          <w:tab w:val="right" w:leader="dot" w:pos="9962"/>
        </w:tabs>
        <w:rPr>
          <w:ins w:id="163" w:author="Geoff Hook" w:date="2016-10-04T14:17:00Z"/>
          <w:rFonts w:cstheme="minorBidi"/>
          <w:noProof/>
          <w:sz w:val="22"/>
          <w:szCs w:val="22"/>
          <w:lang w:val="en-GB" w:eastAsia="en-GB"/>
        </w:rPr>
      </w:pPr>
      <w:ins w:id="164" w:author="Geoff Hook" w:date="2016-10-04T14:17:00Z">
        <w:r>
          <w:rPr>
            <w:noProof/>
          </w:rPr>
          <w:t>3.4.3.3</w:t>
        </w:r>
        <w:r>
          <w:rPr>
            <w:rFonts w:cstheme="minorBidi"/>
            <w:noProof/>
            <w:sz w:val="22"/>
            <w:szCs w:val="22"/>
            <w:lang w:val="en-GB" w:eastAsia="en-GB"/>
          </w:rPr>
          <w:tab/>
        </w:r>
        <w:r>
          <w:rPr>
            <w:noProof/>
          </w:rPr>
          <w:t>Decision points</w:t>
        </w:r>
        <w:r>
          <w:rPr>
            <w:noProof/>
          </w:rPr>
          <w:tab/>
        </w:r>
        <w:r>
          <w:rPr>
            <w:noProof/>
          </w:rPr>
          <w:fldChar w:fldCharType="begin"/>
        </w:r>
        <w:r>
          <w:rPr>
            <w:noProof/>
          </w:rPr>
          <w:instrText xml:space="preserve"> PAGEREF _Toc463354027 \h </w:instrText>
        </w:r>
      </w:ins>
      <w:r>
        <w:rPr>
          <w:noProof/>
        </w:rPr>
      </w:r>
      <w:r>
        <w:rPr>
          <w:noProof/>
        </w:rPr>
        <w:fldChar w:fldCharType="separate"/>
      </w:r>
      <w:ins w:id="165" w:author="Simon Ringuette" w:date="2016-12-21T21:04:00Z">
        <w:r w:rsidR="00014DF3">
          <w:rPr>
            <w:noProof/>
          </w:rPr>
          <w:t>16</w:t>
        </w:r>
      </w:ins>
      <w:ins w:id="166" w:author="Geoff Hook" w:date="2016-10-04T14:17:00Z">
        <w:r>
          <w:rPr>
            <w:noProof/>
          </w:rPr>
          <w:fldChar w:fldCharType="end"/>
        </w:r>
      </w:ins>
    </w:p>
    <w:p w:rsidR="000F3093" w:rsidRDefault="000F3093">
      <w:pPr>
        <w:pStyle w:val="TOC4"/>
        <w:tabs>
          <w:tab w:val="left" w:pos="1760"/>
          <w:tab w:val="right" w:leader="dot" w:pos="9962"/>
        </w:tabs>
        <w:rPr>
          <w:ins w:id="167" w:author="Geoff Hook" w:date="2016-10-04T14:17:00Z"/>
          <w:rFonts w:cstheme="minorBidi"/>
          <w:noProof/>
          <w:sz w:val="22"/>
          <w:szCs w:val="22"/>
          <w:lang w:val="en-GB" w:eastAsia="en-GB"/>
        </w:rPr>
      </w:pPr>
      <w:ins w:id="168" w:author="Geoff Hook" w:date="2016-10-04T14:17:00Z">
        <w:r>
          <w:rPr>
            <w:noProof/>
          </w:rPr>
          <w:t>3.4.3.4</w:t>
        </w:r>
        <w:r>
          <w:rPr>
            <w:rFonts w:cstheme="minorBidi"/>
            <w:noProof/>
            <w:sz w:val="22"/>
            <w:szCs w:val="22"/>
            <w:lang w:val="en-GB" w:eastAsia="en-GB"/>
          </w:rPr>
          <w:tab/>
        </w:r>
        <w:r>
          <w:rPr>
            <w:noProof/>
          </w:rPr>
          <w:t>Resources</w:t>
        </w:r>
        <w:r>
          <w:rPr>
            <w:noProof/>
          </w:rPr>
          <w:tab/>
        </w:r>
        <w:r>
          <w:rPr>
            <w:noProof/>
          </w:rPr>
          <w:fldChar w:fldCharType="begin"/>
        </w:r>
        <w:r>
          <w:rPr>
            <w:noProof/>
          </w:rPr>
          <w:instrText xml:space="preserve"> PAGEREF _Toc463354028 \h </w:instrText>
        </w:r>
      </w:ins>
      <w:r>
        <w:rPr>
          <w:noProof/>
        </w:rPr>
      </w:r>
      <w:r>
        <w:rPr>
          <w:noProof/>
        </w:rPr>
        <w:fldChar w:fldCharType="separate"/>
      </w:r>
      <w:ins w:id="169" w:author="Simon Ringuette" w:date="2016-12-21T21:04:00Z">
        <w:r w:rsidR="00014DF3">
          <w:rPr>
            <w:noProof/>
          </w:rPr>
          <w:t>16</w:t>
        </w:r>
      </w:ins>
      <w:ins w:id="170" w:author="Geoff Hook" w:date="2016-10-04T14:17:00Z">
        <w:r>
          <w:rPr>
            <w:noProof/>
          </w:rPr>
          <w:fldChar w:fldCharType="end"/>
        </w:r>
      </w:ins>
    </w:p>
    <w:p w:rsidR="000F3093" w:rsidRDefault="000F3093">
      <w:pPr>
        <w:pStyle w:val="TOC4"/>
        <w:tabs>
          <w:tab w:val="left" w:pos="1760"/>
          <w:tab w:val="right" w:leader="dot" w:pos="9962"/>
        </w:tabs>
        <w:rPr>
          <w:ins w:id="171" w:author="Geoff Hook" w:date="2016-10-04T14:17:00Z"/>
          <w:rFonts w:cstheme="minorBidi"/>
          <w:noProof/>
          <w:sz w:val="22"/>
          <w:szCs w:val="22"/>
          <w:lang w:val="en-GB" w:eastAsia="en-GB"/>
        </w:rPr>
      </w:pPr>
      <w:ins w:id="172" w:author="Geoff Hook" w:date="2016-10-04T14:17:00Z">
        <w:r>
          <w:rPr>
            <w:noProof/>
          </w:rPr>
          <w:t>3.4.3.5</w:t>
        </w:r>
        <w:r>
          <w:rPr>
            <w:rFonts w:cstheme="minorBidi"/>
            <w:noProof/>
            <w:sz w:val="22"/>
            <w:szCs w:val="22"/>
            <w:lang w:val="en-GB" w:eastAsia="en-GB"/>
          </w:rPr>
          <w:tab/>
        </w:r>
        <w:r>
          <w:rPr>
            <w:noProof/>
          </w:rPr>
          <w:t>Results requested</w:t>
        </w:r>
        <w:r>
          <w:rPr>
            <w:noProof/>
          </w:rPr>
          <w:tab/>
        </w:r>
        <w:r>
          <w:rPr>
            <w:noProof/>
          </w:rPr>
          <w:fldChar w:fldCharType="begin"/>
        </w:r>
        <w:r>
          <w:rPr>
            <w:noProof/>
          </w:rPr>
          <w:instrText xml:space="preserve"> PAGEREF _Toc463354029 \h </w:instrText>
        </w:r>
      </w:ins>
      <w:r>
        <w:rPr>
          <w:noProof/>
        </w:rPr>
      </w:r>
      <w:r>
        <w:rPr>
          <w:noProof/>
        </w:rPr>
        <w:fldChar w:fldCharType="separate"/>
      </w:r>
      <w:ins w:id="173" w:author="Simon Ringuette" w:date="2016-12-21T21:04:00Z">
        <w:r w:rsidR="00014DF3">
          <w:rPr>
            <w:noProof/>
          </w:rPr>
          <w:t>16</w:t>
        </w:r>
      </w:ins>
      <w:ins w:id="174" w:author="Geoff Hook" w:date="2016-10-04T14:17:00Z">
        <w:r>
          <w:rPr>
            <w:noProof/>
          </w:rPr>
          <w:fldChar w:fldCharType="end"/>
        </w:r>
      </w:ins>
    </w:p>
    <w:p w:rsidR="000F3093" w:rsidRDefault="000F3093">
      <w:pPr>
        <w:pStyle w:val="TOC3"/>
        <w:tabs>
          <w:tab w:val="left" w:pos="1320"/>
          <w:tab w:val="right" w:leader="dot" w:pos="9962"/>
        </w:tabs>
        <w:rPr>
          <w:ins w:id="175" w:author="Geoff Hook" w:date="2016-10-04T14:17:00Z"/>
          <w:rFonts w:cstheme="minorBidi"/>
          <w:noProof/>
          <w:sz w:val="22"/>
          <w:szCs w:val="22"/>
          <w:lang w:val="en-GB" w:eastAsia="en-GB"/>
        </w:rPr>
      </w:pPr>
      <w:ins w:id="176" w:author="Geoff Hook" w:date="2016-10-04T14:17:00Z">
        <w:r w:rsidRPr="00D06C03">
          <w:rPr>
            <w:rFonts w:eastAsiaTheme="majorEastAsia"/>
            <w:noProof/>
          </w:rPr>
          <w:t>3.4.4</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_Toc463354030 \h </w:instrText>
        </w:r>
      </w:ins>
      <w:r>
        <w:rPr>
          <w:noProof/>
        </w:rPr>
      </w:r>
      <w:r>
        <w:rPr>
          <w:noProof/>
        </w:rPr>
        <w:fldChar w:fldCharType="separate"/>
      </w:r>
      <w:ins w:id="177" w:author="Simon Ringuette" w:date="2016-12-21T21:04:00Z">
        <w:r w:rsidR="00014DF3">
          <w:rPr>
            <w:noProof/>
          </w:rPr>
          <w:t>16</w:t>
        </w:r>
      </w:ins>
      <w:ins w:id="178" w:author="Geoff Hook" w:date="2016-10-04T14:17:00Z">
        <w:r>
          <w:rPr>
            <w:noProof/>
          </w:rPr>
          <w:fldChar w:fldCharType="end"/>
        </w:r>
      </w:ins>
    </w:p>
    <w:p w:rsidR="000F3093" w:rsidRDefault="000F3093">
      <w:pPr>
        <w:pStyle w:val="TOC4"/>
        <w:tabs>
          <w:tab w:val="left" w:pos="1760"/>
          <w:tab w:val="right" w:leader="dot" w:pos="9962"/>
        </w:tabs>
        <w:rPr>
          <w:ins w:id="179" w:author="Geoff Hook" w:date="2016-10-04T14:17:00Z"/>
          <w:rFonts w:cstheme="minorBidi"/>
          <w:noProof/>
          <w:sz w:val="22"/>
          <w:szCs w:val="22"/>
          <w:lang w:val="en-GB" w:eastAsia="en-GB"/>
        </w:rPr>
      </w:pPr>
      <w:ins w:id="180" w:author="Geoff Hook" w:date="2016-10-04T14:17:00Z">
        <w:r w:rsidRPr="00D06C03">
          <w:rPr>
            <w:rFonts w:eastAsiaTheme="majorEastAsia"/>
            <w:noProof/>
          </w:rPr>
          <w:t>3.4.4.1</w:t>
        </w:r>
        <w:r>
          <w:rPr>
            <w:rFonts w:cstheme="minorBidi"/>
            <w:noProof/>
            <w:sz w:val="22"/>
            <w:szCs w:val="22"/>
            <w:lang w:val="en-GB" w:eastAsia="en-GB"/>
          </w:rPr>
          <w:tab/>
        </w:r>
        <w:r w:rsidRPr="00D06C03">
          <w:rPr>
            <w:rFonts w:eastAsiaTheme="majorEastAsia"/>
            <w:noProof/>
          </w:rPr>
          <w:t>Define an additional scenario element</w:t>
        </w:r>
        <w:r>
          <w:rPr>
            <w:noProof/>
          </w:rPr>
          <w:tab/>
        </w:r>
        <w:r>
          <w:rPr>
            <w:noProof/>
          </w:rPr>
          <w:fldChar w:fldCharType="begin"/>
        </w:r>
        <w:r>
          <w:rPr>
            <w:noProof/>
          </w:rPr>
          <w:instrText xml:space="preserve"> PAGEREF _Toc463354031 \h </w:instrText>
        </w:r>
      </w:ins>
      <w:r>
        <w:rPr>
          <w:noProof/>
        </w:rPr>
      </w:r>
      <w:r>
        <w:rPr>
          <w:noProof/>
        </w:rPr>
        <w:fldChar w:fldCharType="separate"/>
      </w:r>
      <w:ins w:id="181" w:author="Simon Ringuette" w:date="2016-12-21T21:04:00Z">
        <w:r w:rsidR="00014DF3">
          <w:rPr>
            <w:noProof/>
          </w:rPr>
          <w:t>16</w:t>
        </w:r>
      </w:ins>
      <w:ins w:id="182" w:author="Geoff Hook" w:date="2016-10-04T14:17:00Z">
        <w:r>
          <w:rPr>
            <w:noProof/>
          </w:rPr>
          <w:fldChar w:fldCharType="end"/>
        </w:r>
      </w:ins>
    </w:p>
    <w:p w:rsidR="000F3093" w:rsidRDefault="000F3093">
      <w:pPr>
        <w:pStyle w:val="TOC4"/>
        <w:tabs>
          <w:tab w:val="left" w:pos="1760"/>
          <w:tab w:val="right" w:leader="dot" w:pos="9962"/>
        </w:tabs>
        <w:rPr>
          <w:ins w:id="183" w:author="Geoff Hook" w:date="2016-10-04T14:17:00Z"/>
          <w:rFonts w:cstheme="minorBidi"/>
          <w:noProof/>
          <w:sz w:val="22"/>
          <w:szCs w:val="22"/>
          <w:lang w:val="en-GB" w:eastAsia="en-GB"/>
        </w:rPr>
      </w:pPr>
      <w:ins w:id="184" w:author="Geoff Hook" w:date="2016-10-04T14:17:00Z">
        <w:r w:rsidRPr="00D06C03">
          <w:rPr>
            <w:rFonts w:eastAsiaTheme="majorEastAsia"/>
            <w:noProof/>
          </w:rPr>
          <w:t>3.4.4.2</w:t>
        </w:r>
        <w:r>
          <w:rPr>
            <w:rFonts w:cstheme="minorBidi"/>
            <w:noProof/>
            <w:sz w:val="22"/>
            <w:szCs w:val="22"/>
            <w:lang w:val="en-GB" w:eastAsia="en-GB"/>
          </w:rPr>
          <w:tab/>
        </w:r>
        <w:r w:rsidRPr="00D06C03">
          <w:rPr>
            <w:rFonts w:eastAsiaTheme="majorEastAsia"/>
            <w:noProof/>
          </w:rPr>
          <w:t>Add parameters to the secondary path’s start event</w:t>
        </w:r>
        <w:r>
          <w:rPr>
            <w:noProof/>
          </w:rPr>
          <w:tab/>
        </w:r>
        <w:r>
          <w:rPr>
            <w:noProof/>
          </w:rPr>
          <w:fldChar w:fldCharType="begin"/>
        </w:r>
        <w:r>
          <w:rPr>
            <w:noProof/>
          </w:rPr>
          <w:instrText xml:space="preserve"> PAGEREF _Toc463354032 \h </w:instrText>
        </w:r>
      </w:ins>
      <w:r>
        <w:rPr>
          <w:noProof/>
        </w:rPr>
      </w:r>
      <w:r>
        <w:rPr>
          <w:noProof/>
        </w:rPr>
        <w:fldChar w:fldCharType="separate"/>
      </w:r>
      <w:ins w:id="185" w:author="Simon Ringuette" w:date="2016-12-21T21:04:00Z">
        <w:r w:rsidR="00014DF3">
          <w:rPr>
            <w:noProof/>
          </w:rPr>
          <w:t>17</w:t>
        </w:r>
      </w:ins>
      <w:ins w:id="186" w:author="Geoff Hook" w:date="2016-10-04T14:17:00Z">
        <w:r>
          <w:rPr>
            <w:noProof/>
          </w:rPr>
          <w:fldChar w:fldCharType="end"/>
        </w:r>
      </w:ins>
    </w:p>
    <w:p w:rsidR="000F3093" w:rsidRDefault="000F3093">
      <w:pPr>
        <w:pStyle w:val="TOC2"/>
        <w:tabs>
          <w:tab w:val="left" w:pos="880"/>
          <w:tab w:val="right" w:leader="dot" w:pos="9962"/>
        </w:tabs>
        <w:rPr>
          <w:ins w:id="187" w:author="Geoff Hook" w:date="2016-10-04T14:17:00Z"/>
          <w:rFonts w:cstheme="minorBidi"/>
          <w:noProof/>
          <w:sz w:val="22"/>
          <w:szCs w:val="22"/>
          <w:lang w:val="en-GB" w:eastAsia="en-GB"/>
        </w:rPr>
      </w:pPr>
      <w:ins w:id="188" w:author="Geoff Hook" w:date="2016-10-04T14:17:00Z">
        <w:r>
          <w:rPr>
            <w:noProof/>
          </w:rPr>
          <w:t>3.5</w:t>
        </w:r>
        <w:r>
          <w:rPr>
            <w:rFonts w:cstheme="minorBidi"/>
            <w:noProof/>
            <w:sz w:val="22"/>
            <w:szCs w:val="22"/>
            <w:lang w:val="en-GB" w:eastAsia="en-GB"/>
          </w:rPr>
          <w:tab/>
        </w:r>
        <w:r>
          <w:rPr>
            <w:noProof/>
          </w:rPr>
          <w:t>Conclusions and further investigations</w:t>
        </w:r>
        <w:r>
          <w:rPr>
            <w:noProof/>
          </w:rPr>
          <w:tab/>
        </w:r>
        <w:r>
          <w:rPr>
            <w:noProof/>
          </w:rPr>
          <w:fldChar w:fldCharType="begin"/>
        </w:r>
        <w:r>
          <w:rPr>
            <w:noProof/>
          </w:rPr>
          <w:instrText xml:space="preserve"> PAGEREF _Toc463354033 \h </w:instrText>
        </w:r>
      </w:ins>
      <w:r>
        <w:rPr>
          <w:noProof/>
        </w:rPr>
      </w:r>
      <w:r>
        <w:rPr>
          <w:noProof/>
        </w:rPr>
        <w:fldChar w:fldCharType="separate"/>
      </w:r>
      <w:ins w:id="189" w:author="Simon Ringuette" w:date="2016-12-21T21:04:00Z">
        <w:r w:rsidR="00014DF3">
          <w:rPr>
            <w:noProof/>
          </w:rPr>
          <w:t>17</w:t>
        </w:r>
      </w:ins>
      <w:ins w:id="190" w:author="Geoff Hook" w:date="2016-10-04T14:17:00Z">
        <w:r>
          <w:rPr>
            <w:noProof/>
          </w:rPr>
          <w:fldChar w:fldCharType="end"/>
        </w:r>
      </w:ins>
    </w:p>
    <w:p w:rsidR="000F3093" w:rsidRDefault="000F3093">
      <w:pPr>
        <w:pStyle w:val="TOC1"/>
        <w:tabs>
          <w:tab w:val="left" w:pos="480"/>
          <w:tab w:val="right" w:leader="dot" w:pos="9962"/>
        </w:tabs>
        <w:rPr>
          <w:ins w:id="191" w:author="Geoff Hook" w:date="2016-10-04T14:17:00Z"/>
          <w:rFonts w:cstheme="minorBidi"/>
          <w:noProof/>
          <w:sz w:val="22"/>
          <w:szCs w:val="22"/>
          <w:lang w:val="en-GB" w:eastAsia="en-GB"/>
        </w:rPr>
      </w:pPr>
      <w:ins w:id="192" w:author="Geoff Hook" w:date="2016-10-04T14:17:00Z">
        <w:r>
          <w:rPr>
            <w:noProof/>
          </w:rPr>
          <w:t>4</w:t>
        </w:r>
        <w:r>
          <w:rPr>
            <w:rFonts w:cstheme="minorBidi"/>
            <w:noProof/>
            <w:sz w:val="22"/>
            <w:szCs w:val="22"/>
            <w:lang w:val="en-GB" w:eastAsia="en-GB"/>
          </w:rPr>
          <w:tab/>
        </w:r>
        <w:r>
          <w:rPr>
            <w:noProof/>
          </w:rPr>
          <w:t>Example 2: Originating a home loan</w:t>
        </w:r>
        <w:r>
          <w:rPr>
            <w:noProof/>
          </w:rPr>
          <w:tab/>
        </w:r>
        <w:r>
          <w:rPr>
            <w:noProof/>
          </w:rPr>
          <w:fldChar w:fldCharType="begin"/>
        </w:r>
        <w:r>
          <w:rPr>
            <w:noProof/>
          </w:rPr>
          <w:instrText xml:space="preserve"> PAGEREF _Toc463354034 \h </w:instrText>
        </w:r>
      </w:ins>
      <w:r>
        <w:rPr>
          <w:noProof/>
        </w:rPr>
      </w:r>
      <w:r>
        <w:rPr>
          <w:noProof/>
        </w:rPr>
        <w:fldChar w:fldCharType="separate"/>
      </w:r>
      <w:ins w:id="193" w:author="Simon Ringuette" w:date="2016-12-21T21:04:00Z">
        <w:r w:rsidR="00014DF3">
          <w:rPr>
            <w:noProof/>
          </w:rPr>
          <w:t>18</w:t>
        </w:r>
      </w:ins>
      <w:ins w:id="194" w:author="Geoff Hook" w:date="2016-10-04T14:17:00Z">
        <w:r>
          <w:rPr>
            <w:noProof/>
          </w:rPr>
          <w:fldChar w:fldCharType="end"/>
        </w:r>
      </w:ins>
    </w:p>
    <w:p w:rsidR="000F3093" w:rsidRDefault="000F3093">
      <w:pPr>
        <w:pStyle w:val="TOC2"/>
        <w:tabs>
          <w:tab w:val="left" w:pos="880"/>
          <w:tab w:val="right" w:leader="dot" w:pos="9962"/>
        </w:tabs>
        <w:rPr>
          <w:ins w:id="195" w:author="Geoff Hook" w:date="2016-10-04T14:17:00Z"/>
          <w:rFonts w:cstheme="minorBidi"/>
          <w:noProof/>
          <w:sz w:val="22"/>
          <w:szCs w:val="22"/>
          <w:lang w:val="en-GB" w:eastAsia="en-GB"/>
        </w:rPr>
      </w:pPr>
      <w:ins w:id="196" w:author="Geoff Hook" w:date="2016-10-04T14:17:00Z">
        <w:r>
          <w:rPr>
            <w:noProof/>
          </w:rPr>
          <w:t>4.1</w:t>
        </w:r>
        <w:r>
          <w:rPr>
            <w:rFonts w:cstheme="minorBidi"/>
            <w:noProof/>
            <w:sz w:val="22"/>
            <w:szCs w:val="22"/>
            <w:lang w:val="en-GB" w:eastAsia="en-GB"/>
          </w:rPr>
          <w:tab/>
        </w:r>
        <w:r>
          <w:rPr>
            <w:noProof/>
          </w:rPr>
          <w:t>Use</w:t>
        </w:r>
        <w:r w:rsidRPr="00D06C03">
          <w:rPr>
            <w:rFonts w:eastAsia="Liberation Sans"/>
            <w:noProof/>
          </w:rPr>
          <w:t xml:space="preserve"> </w:t>
        </w:r>
        <w:r>
          <w:rPr>
            <w:noProof/>
          </w:rPr>
          <w:t>Case</w:t>
        </w:r>
        <w:r w:rsidRPr="00D06C03">
          <w:rPr>
            <w:rFonts w:eastAsia="Liberation Sans"/>
            <w:noProof/>
          </w:rPr>
          <w:t>: Originate a home loan</w:t>
        </w:r>
        <w:r>
          <w:rPr>
            <w:noProof/>
          </w:rPr>
          <w:tab/>
        </w:r>
        <w:r>
          <w:rPr>
            <w:noProof/>
          </w:rPr>
          <w:fldChar w:fldCharType="begin"/>
        </w:r>
        <w:r>
          <w:rPr>
            <w:noProof/>
          </w:rPr>
          <w:instrText xml:space="preserve"> PAGEREF _Toc463354035 \h </w:instrText>
        </w:r>
      </w:ins>
      <w:r>
        <w:rPr>
          <w:noProof/>
        </w:rPr>
      </w:r>
      <w:r>
        <w:rPr>
          <w:noProof/>
        </w:rPr>
        <w:fldChar w:fldCharType="separate"/>
      </w:r>
      <w:ins w:id="197" w:author="Simon Ringuette" w:date="2016-12-21T21:04:00Z">
        <w:r w:rsidR="00014DF3">
          <w:rPr>
            <w:noProof/>
          </w:rPr>
          <w:t>18</w:t>
        </w:r>
      </w:ins>
      <w:ins w:id="198" w:author="Geoff Hook" w:date="2016-10-04T14:17:00Z">
        <w:r>
          <w:rPr>
            <w:noProof/>
          </w:rPr>
          <w:fldChar w:fldCharType="end"/>
        </w:r>
      </w:ins>
    </w:p>
    <w:p w:rsidR="000F3093" w:rsidRDefault="000F3093">
      <w:pPr>
        <w:pStyle w:val="TOC3"/>
        <w:tabs>
          <w:tab w:val="left" w:pos="1320"/>
          <w:tab w:val="right" w:leader="dot" w:pos="9962"/>
        </w:tabs>
        <w:rPr>
          <w:ins w:id="199" w:author="Geoff Hook" w:date="2016-10-04T14:17:00Z"/>
          <w:rFonts w:cstheme="minorBidi"/>
          <w:noProof/>
          <w:sz w:val="22"/>
          <w:szCs w:val="22"/>
          <w:lang w:val="en-GB" w:eastAsia="en-GB"/>
        </w:rPr>
      </w:pPr>
      <w:ins w:id="200" w:author="Geoff Hook" w:date="2016-10-04T14:17:00Z">
        <w:r>
          <w:rPr>
            <w:noProof/>
          </w:rPr>
          <w:t>4.1.1</w:t>
        </w:r>
        <w:r>
          <w:rPr>
            <w:rFonts w:cstheme="minorBidi"/>
            <w:noProof/>
            <w:sz w:val="22"/>
            <w:szCs w:val="22"/>
            <w:lang w:val="en-GB" w:eastAsia="en-GB"/>
          </w:rPr>
          <w:tab/>
        </w:r>
        <w:r>
          <w:rPr>
            <w:noProof/>
          </w:rPr>
          <w:t>Process Description</w:t>
        </w:r>
        <w:r>
          <w:rPr>
            <w:noProof/>
          </w:rPr>
          <w:tab/>
        </w:r>
        <w:r>
          <w:rPr>
            <w:noProof/>
          </w:rPr>
          <w:fldChar w:fldCharType="begin"/>
        </w:r>
        <w:r>
          <w:rPr>
            <w:noProof/>
          </w:rPr>
          <w:instrText xml:space="preserve"> PAGEREF _Toc463354036 \h </w:instrText>
        </w:r>
      </w:ins>
      <w:r>
        <w:rPr>
          <w:noProof/>
        </w:rPr>
      </w:r>
      <w:r>
        <w:rPr>
          <w:noProof/>
        </w:rPr>
        <w:fldChar w:fldCharType="separate"/>
      </w:r>
      <w:ins w:id="201" w:author="Simon Ringuette" w:date="2016-12-21T21:04:00Z">
        <w:r w:rsidR="00014DF3">
          <w:rPr>
            <w:noProof/>
          </w:rPr>
          <w:t>18</w:t>
        </w:r>
      </w:ins>
      <w:ins w:id="202" w:author="Geoff Hook" w:date="2016-10-04T14:17:00Z">
        <w:r>
          <w:rPr>
            <w:noProof/>
          </w:rPr>
          <w:fldChar w:fldCharType="end"/>
        </w:r>
      </w:ins>
    </w:p>
    <w:p w:rsidR="000F3093" w:rsidRDefault="000F3093">
      <w:pPr>
        <w:pStyle w:val="TOC2"/>
        <w:tabs>
          <w:tab w:val="left" w:pos="880"/>
          <w:tab w:val="right" w:leader="dot" w:pos="9962"/>
        </w:tabs>
        <w:rPr>
          <w:ins w:id="203" w:author="Geoff Hook" w:date="2016-10-04T14:17:00Z"/>
          <w:rFonts w:cstheme="minorBidi"/>
          <w:noProof/>
          <w:sz w:val="22"/>
          <w:szCs w:val="22"/>
          <w:lang w:val="en-GB" w:eastAsia="en-GB"/>
        </w:rPr>
      </w:pPr>
      <w:ins w:id="204" w:author="Geoff Hook" w:date="2016-10-04T14:17:00Z">
        <w:r>
          <w:rPr>
            <w:noProof/>
          </w:rPr>
          <w:t>4.2</w:t>
        </w:r>
        <w:r>
          <w:rPr>
            <w:rFonts w:cstheme="minorBidi"/>
            <w:noProof/>
            <w:sz w:val="22"/>
            <w:szCs w:val="22"/>
            <w:lang w:val="en-GB" w:eastAsia="en-GB"/>
          </w:rPr>
          <w:tab/>
        </w:r>
        <w:r>
          <w:rPr>
            <w:noProof/>
          </w:rPr>
          <w:t>BPMN 2.0 Diagram of: Originate a home loan</w:t>
        </w:r>
        <w:r>
          <w:rPr>
            <w:noProof/>
          </w:rPr>
          <w:tab/>
        </w:r>
        <w:r>
          <w:rPr>
            <w:noProof/>
          </w:rPr>
          <w:fldChar w:fldCharType="begin"/>
        </w:r>
        <w:r>
          <w:rPr>
            <w:noProof/>
          </w:rPr>
          <w:instrText xml:space="preserve"> PAGEREF _Toc463354037 \h </w:instrText>
        </w:r>
      </w:ins>
      <w:r>
        <w:rPr>
          <w:noProof/>
        </w:rPr>
      </w:r>
      <w:r>
        <w:rPr>
          <w:noProof/>
        </w:rPr>
        <w:fldChar w:fldCharType="separate"/>
      </w:r>
      <w:ins w:id="205" w:author="Simon Ringuette" w:date="2016-12-21T21:04:00Z">
        <w:r w:rsidR="00014DF3">
          <w:rPr>
            <w:noProof/>
          </w:rPr>
          <w:t>19</w:t>
        </w:r>
      </w:ins>
      <w:ins w:id="206" w:author="Geoff Hook" w:date="2016-10-04T14:17:00Z">
        <w:r>
          <w:rPr>
            <w:noProof/>
          </w:rPr>
          <w:fldChar w:fldCharType="end"/>
        </w:r>
      </w:ins>
    </w:p>
    <w:p w:rsidR="000F3093" w:rsidRPr="00522B46" w:rsidRDefault="000F3093">
      <w:pPr>
        <w:pStyle w:val="TOC2"/>
        <w:tabs>
          <w:tab w:val="left" w:pos="880"/>
          <w:tab w:val="right" w:leader="dot" w:pos="9962"/>
        </w:tabs>
        <w:rPr>
          <w:ins w:id="207" w:author="Geoff Hook" w:date="2016-10-04T14:17:00Z"/>
          <w:rFonts w:cstheme="minorBidi"/>
          <w:noProof/>
          <w:sz w:val="22"/>
          <w:szCs w:val="22"/>
          <w:lang w:val="fr-CA" w:eastAsia="en-GB"/>
          <w:rPrChange w:id="208" w:author="Simon Ringuette" w:date="2016-11-16T11:47:00Z">
            <w:rPr>
              <w:ins w:id="209" w:author="Geoff Hook" w:date="2016-10-04T14:17:00Z"/>
              <w:rFonts w:cstheme="minorBidi"/>
              <w:noProof/>
              <w:sz w:val="22"/>
              <w:szCs w:val="22"/>
              <w:lang w:val="en-GB" w:eastAsia="en-GB"/>
            </w:rPr>
          </w:rPrChange>
        </w:rPr>
      </w:pPr>
      <w:ins w:id="210" w:author="Geoff Hook" w:date="2016-10-04T14:17:00Z">
        <w:r w:rsidRPr="00522B46">
          <w:rPr>
            <w:noProof/>
            <w:lang w:val="fr-CA"/>
            <w:rPrChange w:id="211" w:author="Simon Ringuette" w:date="2016-11-16T11:47:00Z">
              <w:rPr>
                <w:noProof/>
              </w:rPr>
            </w:rPrChange>
          </w:rPr>
          <w:t>4.3</w:t>
        </w:r>
        <w:r w:rsidRPr="00522B46">
          <w:rPr>
            <w:rFonts w:cstheme="minorBidi"/>
            <w:noProof/>
            <w:sz w:val="22"/>
            <w:szCs w:val="22"/>
            <w:lang w:val="fr-CA" w:eastAsia="en-GB"/>
            <w:rPrChange w:id="212" w:author="Simon Ringuette" w:date="2016-11-16T11:47:00Z">
              <w:rPr>
                <w:rFonts w:cstheme="minorBidi"/>
                <w:noProof/>
                <w:sz w:val="22"/>
                <w:szCs w:val="22"/>
                <w:lang w:val="en-GB" w:eastAsia="en-GB"/>
              </w:rPr>
            </w:rPrChange>
          </w:rPr>
          <w:tab/>
        </w:r>
        <w:r w:rsidRPr="00522B46">
          <w:rPr>
            <w:noProof/>
            <w:lang w:val="fr-CA"/>
            <w:rPrChange w:id="213" w:author="Simon Ringuette" w:date="2016-11-16T11:47:00Z">
              <w:rPr>
                <w:noProof/>
              </w:rPr>
            </w:rPrChange>
          </w:rPr>
          <w:t>Simulation scenario 1: Explore temporal perspective</w:t>
        </w:r>
        <w:r w:rsidRPr="00522B46">
          <w:rPr>
            <w:noProof/>
            <w:lang w:val="fr-CA"/>
            <w:rPrChange w:id="214" w:author="Simon Ringuette" w:date="2016-11-16T11:47:00Z">
              <w:rPr>
                <w:noProof/>
              </w:rPr>
            </w:rPrChange>
          </w:rPr>
          <w:tab/>
        </w:r>
        <w:r>
          <w:rPr>
            <w:noProof/>
          </w:rPr>
          <w:fldChar w:fldCharType="begin"/>
        </w:r>
        <w:r w:rsidRPr="00522B46">
          <w:rPr>
            <w:noProof/>
            <w:lang w:val="fr-CA"/>
            <w:rPrChange w:id="215" w:author="Simon Ringuette" w:date="2016-11-16T11:47:00Z">
              <w:rPr>
                <w:noProof/>
              </w:rPr>
            </w:rPrChange>
          </w:rPr>
          <w:instrText xml:space="preserve"> PAGEREF _Toc463354038 \h </w:instrText>
        </w:r>
      </w:ins>
      <w:r>
        <w:rPr>
          <w:noProof/>
        </w:rPr>
      </w:r>
      <w:r>
        <w:rPr>
          <w:noProof/>
        </w:rPr>
        <w:fldChar w:fldCharType="separate"/>
      </w:r>
      <w:ins w:id="216" w:author="Simon Ringuette" w:date="2016-12-21T21:04:00Z">
        <w:r w:rsidR="00014DF3">
          <w:rPr>
            <w:noProof/>
            <w:lang w:val="fr-CA"/>
          </w:rPr>
          <w:t>20</w:t>
        </w:r>
      </w:ins>
      <w:ins w:id="217" w:author="Geoff Hook" w:date="2016-10-04T14:17:00Z">
        <w:del w:id="218" w:author="Simon Ringuette" w:date="2016-12-21T21:04:00Z">
          <w:r w:rsidRPr="00522B46" w:rsidDel="00014DF3">
            <w:rPr>
              <w:noProof/>
              <w:lang w:val="fr-CA"/>
              <w:rPrChange w:id="219" w:author="Simon Ringuette" w:date="2016-11-16T11:47:00Z">
                <w:rPr>
                  <w:noProof/>
                </w:rPr>
              </w:rPrChange>
            </w:rPr>
            <w:delText>20</w:delText>
          </w:r>
        </w:del>
        <w:r>
          <w:rPr>
            <w:noProof/>
          </w:rPr>
          <w:fldChar w:fldCharType="end"/>
        </w:r>
      </w:ins>
    </w:p>
    <w:p w:rsidR="000F3093" w:rsidRDefault="000F3093">
      <w:pPr>
        <w:pStyle w:val="TOC3"/>
        <w:tabs>
          <w:tab w:val="left" w:pos="1320"/>
          <w:tab w:val="right" w:leader="dot" w:pos="9962"/>
        </w:tabs>
        <w:rPr>
          <w:ins w:id="220" w:author="Geoff Hook" w:date="2016-10-04T14:17:00Z"/>
          <w:rFonts w:cstheme="minorBidi"/>
          <w:noProof/>
          <w:sz w:val="22"/>
          <w:szCs w:val="22"/>
          <w:lang w:val="en-GB" w:eastAsia="en-GB"/>
        </w:rPr>
      </w:pPr>
      <w:ins w:id="221" w:author="Geoff Hook" w:date="2016-10-04T14:17:00Z">
        <w:r>
          <w:rPr>
            <w:noProof/>
          </w:rPr>
          <w:t>4.3.1</w:t>
        </w:r>
        <w:r>
          <w:rPr>
            <w:rFonts w:cstheme="minorBidi"/>
            <w:noProof/>
            <w:sz w:val="22"/>
            <w:szCs w:val="22"/>
            <w:lang w:val="en-GB" w:eastAsia="en-GB"/>
          </w:rPr>
          <w:tab/>
        </w:r>
        <w:r>
          <w:rPr>
            <w:noProof/>
          </w:rPr>
          <w:t>Approach / Hypothesis</w:t>
        </w:r>
        <w:r>
          <w:rPr>
            <w:noProof/>
          </w:rPr>
          <w:tab/>
        </w:r>
        <w:r>
          <w:rPr>
            <w:noProof/>
          </w:rPr>
          <w:fldChar w:fldCharType="begin"/>
        </w:r>
        <w:r>
          <w:rPr>
            <w:noProof/>
          </w:rPr>
          <w:instrText xml:space="preserve"> PAGEREF _Toc463354039 \h </w:instrText>
        </w:r>
      </w:ins>
      <w:r>
        <w:rPr>
          <w:noProof/>
        </w:rPr>
      </w:r>
      <w:r>
        <w:rPr>
          <w:noProof/>
        </w:rPr>
        <w:fldChar w:fldCharType="separate"/>
      </w:r>
      <w:ins w:id="222" w:author="Simon Ringuette" w:date="2016-12-21T21:04:00Z">
        <w:r w:rsidR="00014DF3">
          <w:rPr>
            <w:noProof/>
          </w:rPr>
          <w:t>20</w:t>
        </w:r>
      </w:ins>
      <w:ins w:id="223" w:author="Geoff Hook" w:date="2016-10-04T14:17:00Z">
        <w:r>
          <w:rPr>
            <w:noProof/>
          </w:rPr>
          <w:fldChar w:fldCharType="end"/>
        </w:r>
      </w:ins>
    </w:p>
    <w:p w:rsidR="000F3093" w:rsidRDefault="000F3093">
      <w:pPr>
        <w:pStyle w:val="TOC3"/>
        <w:tabs>
          <w:tab w:val="left" w:pos="1320"/>
          <w:tab w:val="right" w:leader="dot" w:pos="9962"/>
        </w:tabs>
        <w:rPr>
          <w:ins w:id="224" w:author="Geoff Hook" w:date="2016-10-04T14:17:00Z"/>
          <w:rFonts w:cstheme="minorBidi"/>
          <w:noProof/>
          <w:sz w:val="22"/>
          <w:szCs w:val="22"/>
          <w:lang w:val="en-GB" w:eastAsia="en-GB"/>
        </w:rPr>
      </w:pPr>
      <w:ins w:id="225" w:author="Geoff Hook" w:date="2016-10-04T14:17:00Z">
        <w:r>
          <w:rPr>
            <w:noProof/>
          </w:rPr>
          <w:t>4.3.2</w:t>
        </w:r>
        <w:r>
          <w:rPr>
            <w:rFonts w:cstheme="minorBidi"/>
            <w:noProof/>
            <w:sz w:val="22"/>
            <w:szCs w:val="22"/>
            <w:lang w:val="en-GB" w:eastAsia="en-GB"/>
          </w:rPr>
          <w:tab/>
        </w:r>
        <w:r>
          <w:rPr>
            <w:noProof/>
          </w:rPr>
          <w:t>Goal</w:t>
        </w:r>
        <w:r>
          <w:rPr>
            <w:noProof/>
          </w:rPr>
          <w:tab/>
        </w:r>
        <w:r>
          <w:rPr>
            <w:noProof/>
          </w:rPr>
          <w:fldChar w:fldCharType="begin"/>
        </w:r>
        <w:r>
          <w:rPr>
            <w:noProof/>
          </w:rPr>
          <w:instrText xml:space="preserve"> PAGEREF _Toc463354040 \h </w:instrText>
        </w:r>
      </w:ins>
      <w:r>
        <w:rPr>
          <w:noProof/>
        </w:rPr>
      </w:r>
      <w:r>
        <w:rPr>
          <w:noProof/>
        </w:rPr>
        <w:fldChar w:fldCharType="separate"/>
      </w:r>
      <w:ins w:id="226" w:author="Simon Ringuette" w:date="2016-12-21T21:04:00Z">
        <w:r w:rsidR="00014DF3">
          <w:rPr>
            <w:noProof/>
          </w:rPr>
          <w:t>20</w:t>
        </w:r>
      </w:ins>
      <w:ins w:id="227" w:author="Geoff Hook" w:date="2016-10-04T14:17:00Z">
        <w:r>
          <w:rPr>
            <w:noProof/>
          </w:rPr>
          <w:fldChar w:fldCharType="end"/>
        </w:r>
      </w:ins>
    </w:p>
    <w:p w:rsidR="000F3093" w:rsidRDefault="000F3093">
      <w:pPr>
        <w:pStyle w:val="TOC3"/>
        <w:tabs>
          <w:tab w:val="left" w:pos="1320"/>
          <w:tab w:val="right" w:leader="dot" w:pos="9962"/>
        </w:tabs>
        <w:rPr>
          <w:ins w:id="228" w:author="Geoff Hook" w:date="2016-10-04T14:17:00Z"/>
          <w:rFonts w:cstheme="minorBidi"/>
          <w:noProof/>
          <w:sz w:val="22"/>
          <w:szCs w:val="22"/>
          <w:lang w:val="en-GB" w:eastAsia="en-GB"/>
        </w:rPr>
      </w:pPr>
      <w:ins w:id="229" w:author="Geoff Hook" w:date="2016-10-04T14:17:00Z">
        <w:r>
          <w:rPr>
            <w:noProof/>
          </w:rPr>
          <w:t>4.3.3</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_Toc463354041 \h </w:instrText>
        </w:r>
      </w:ins>
      <w:r>
        <w:rPr>
          <w:noProof/>
        </w:rPr>
      </w:r>
      <w:r>
        <w:rPr>
          <w:noProof/>
        </w:rPr>
        <w:fldChar w:fldCharType="separate"/>
      </w:r>
      <w:ins w:id="230" w:author="Simon Ringuette" w:date="2016-12-21T21:04:00Z">
        <w:r w:rsidR="00014DF3">
          <w:rPr>
            <w:noProof/>
          </w:rPr>
          <w:t>20</w:t>
        </w:r>
      </w:ins>
      <w:ins w:id="231" w:author="Geoff Hook" w:date="2016-10-04T14:17:00Z">
        <w:r>
          <w:rPr>
            <w:noProof/>
          </w:rPr>
          <w:fldChar w:fldCharType="end"/>
        </w:r>
      </w:ins>
    </w:p>
    <w:p w:rsidR="000F3093" w:rsidRDefault="000F3093">
      <w:pPr>
        <w:pStyle w:val="TOC4"/>
        <w:tabs>
          <w:tab w:val="left" w:pos="1760"/>
          <w:tab w:val="right" w:leader="dot" w:pos="9962"/>
        </w:tabs>
        <w:rPr>
          <w:ins w:id="232" w:author="Geoff Hook" w:date="2016-10-04T14:17:00Z"/>
          <w:rFonts w:cstheme="minorBidi"/>
          <w:noProof/>
          <w:sz w:val="22"/>
          <w:szCs w:val="22"/>
          <w:lang w:val="en-GB" w:eastAsia="en-GB"/>
        </w:rPr>
      </w:pPr>
      <w:ins w:id="233" w:author="Geoff Hook" w:date="2016-10-04T14:17:00Z">
        <w:r>
          <w:rPr>
            <w:noProof/>
          </w:rPr>
          <w:t>4.3.3.1</w:t>
        </w:r>
        <w:r>
          <w:rPr>
            <w:rFonts w:cstheme="minorBidi"/>
            <w:noProof/>
            <w:sz w:val="22"/>
            <w:szCs w:val="22"/>
            <w:lang w:val="en-GB" w:eastAsia="en-GB"/>
          </w:rPr>
          <w:tab/>
        </w:r>
        <w:r>
          <w:rPr>
            <w:noProof/>
          </w:rPr>
          <w:t>Simulation parameters</w:t>
        </w:r>
        <w:r>
          <w:rPr>
            <w:noProof/>
          </w:rPr>
          <w:tab/>
        </w:r>
        <w:r>
          <w:rPr>
            <w:noProof/>
          </w:rPr>
          <w:fldChar w:fldCharType="begin"/>
        </w:r>
        <w:r>
          <w:rPr>
            <w:noProof/>
          </w:rPr>
          <w:instrText xml:space="preserve"> PAGEREF _Toc463354042 \h </w:instrText>
        </w:r>
      </w:ins>
      <w:r>
        <w:rPr>
          <w:noProof/>
        </w:rPr>
      </w:r>
      <w:r>
        <w:rPr>
          <w:noProof/>
        </w:rPr>
        <w:fldChar w:fldCharType="separate"/>
      </w:r>
      <w:ins w:id="234" w:author="Simon Ringuette" w:date="2016-12-21T21:04:00Z">
        <w:r w:rsidR="00014DF3">
          <w:rPr>
            <w:noProof/>
          </w:rPr>
          <w:t>20</w:t>
        </w:r>
      </w:ins>
      <w:ins w:id="235" w:author="Geoff Hook" w:date="2016-10-04T14:17:00Z">
        <w:r>
          <w:rPr>
            <w:noProof/>
          </w:rPr>
          <w:fldChar w:fldCharType="end"/>
        </w:r>
      </w:ins>
    </w:p>
    <w:p w:rsidR="000F3093" w:rsidRDefault="000F3093">
      <w:pPr>
        <w:pStyle w:val="TOC4"/>
        <w:tabs>
          <w:tab w:val="left" w:pos="1760"/>
          <w:tab w:val="right" w:leader="dot" w:pos="9962"/>
        </w:tabs>
        <w:rPr>
          <w:ins w:id="236" w:author="Geoff Hook" w:date="2016-10-04T14:17:00Z"/>
          <w:rFonts w:cstheme="minorBidi"/>
          <w:noProof/>
          <w:sz w:val="22"/>
          <w:szCs w:val="22"/>
          <w:lang w:val="en-GB" w:eastAsia="en-GB"/>
        </w:rPr>
      </w:pPr>
      <w:ins w:id="237" w:author="Geoff Hook" w:date="2016-10-04T14:17:00Z">
        <w:r>
          <w:rPr>
            <w:noProof/>
          </w:rPr>
          <w:t>4.3.3.2</w:t>
        </w:r>
        <w:r>
          <w:rPr>
            <w:rFonts w:cstheme="minorBidi"/>
            <w:noProof/>
            <w:sz w:val="22"/>
            <w:szCs w:val="22"/>
            <w:lang w:val="en-GB" w:eastAsia="en-GB"/>
          </w:rPr>
          <w:tab/>
        </w:r>
        <w:r>
          <w:rPr>
            <w:noProof/>
          </w:rPr>
          <w:t>Process Triggers</w:t>
        </w:r>
        <w:r>
          <w:rPr>
            <w:noProof/>
          </w:rPr>
          <w:tab/>
        </w:r>
        <w:r>
          <w:rPr>
            <w:noProof/>
          </w:rPr>
          <w:fldChar w:fldCharType="begin"/>
        </w:r>
        <w:r>
          <w:rPr>
            <w:noProof/>
          </w:rPr>
          <w:instrText xml:space="preserve"> PAGEREF _Toc463354043 \h </w:instrText>
        </w:r>
      </w:ins>
      <w:r>
        <w:rPr>
          <w:noProof/>
        </w:rPr>
      </w:r>
      <w:r>
        <w:rPr>
          <w:noProof/>
        </w:rPr>
        <w:fldChar w:fldCharType="separate"/>
      </w:r>
      <w:ins w:id="238" w:author="Simon Ringuette" w:date="2016-12-21T21:04:00Z">
        <w:r w:rsidR="00014DF3">
          <w:rPr>
            <w:noProof/>
          </w:rPr>
          <w:t>20</w:t>
        </w:r>
      </w:ins>
      <w:ins w:id="239" w:author="Geoff Hook" w:date="2016-10-04T14:17:00Z">
        <w:r>
          <w:rPr>
            <w:noProof/>
          </w:rPr>
          <w:fldChar w:fldCharType="end"/>
        </w:r>
      </w:ins>
    </w:p>
    <w:p w:rsidR="000F3093" w:rsidRDefault="000F3093">
      <w:pPr>
        <w:pStyle w:val="TOC4"/>
        <w:tabs>
          <w:tab w:val="left" w:pos="1760"/>
          <w:tab w:val="right" w:leader="dot" w:pos="9962"/>
        </w:tabs>
        <w:rPr>
          <w:ins w:id="240" w:author="Geoff Hook" w:date="2016-10-04T14:17:00Z"/>
          <w:rFonts w:cstheme="minorBidi"/>
          <w:noProof/>
          <w:sz w:val="22"/>
          <w:szCs w:val="22"/>
          <w:lang w:val="en-GB" w:eastAsia="en-GB"/>
        </w:rPr>
      </w:pPr>
      <w:ins w:id="241" w:author="Geoff Hook" w:date="2016-10-04T14:17:00Z">
        <w:r>
          <w:rPr>
            <w:noProof/>
          </w:rPr>
          <w:t>4.3.3.3</w:t>
        </w:r>
        <w:r>
          <w:rPr>
            <w:rFonts w:cstheme="minorBidi"/>
            <w:noProof/>
            <w:sz w:val="22"/>
            <w:szCs w:val="22"/>
            <w:lang w:val="en-GB" w:eastAsia="en-GB"/>
          </w:rPr>
          <w:tab/>
        </w:r>
        <w:r>
          <w:rPr>
            <w:noProof/>
          </w:rPr>
          <w:t>Activity Durations</w:t>
        </w:r>
        <w:r>
          <w:rPr>
            <w:noProof/>
          </w:rPr>
          <w:tab/>
        </w:r>
        <w:r>
          <w:rPr>
            <w:noProof/>
          </w:rPr>
          <w:fldChar w:fldCharType="begin"/>
        </w:r>
        <w:r>
          <w:rPr>
            <w:noProof/>
          </w:rPr>
          <w:instrText xml:space="preserve"> PAGEREF _Toc463354044 \h </w:instrText>
        </w:r>
      </w:ins>
      <w:r>
        <w:rPr>
          <w:noProof/>
        </w:rPr>
      </w:r>
      <w:r>
        <w:rPr>
          <w:noProof/>
        </w:rPr>
        <w:fldChar w:fldCharType="separate"/>
      </w:r>
      <w:ins w:id="242" w:author="Simon Ringuette" w:date="2016-12-21T21:04:00Z">
        <w:r w:rsidR="00014DF3">
          <w:rPr>
            <w:noProof/>
          </w:rPr>
          <w:t>21</w:t>
        </w:r>
      </w:ins>
      <w:ins w:id="243" w:author="Geoff Hook" w:date="2016-10-04T14:17:00Z">
        <w:r>
          <w:rPr>
            <w:noProof/>
          </w:rPr>
          <w:fldChar w:fldCharType="end"/>
        </w:r>
      </w:ins>
    </w:p>
    <w:p w:rsidR="000F3093" w:rsidRDefault="000F3093">
      <w:pPr>
        <w:pStyle w:val="TOC4"/>
        <w:tabs>
          <w:tab w:val="left" w:pos="1760"/>
          <w:tab w:val="right" w:leader="dot" w:pos="9962"/>
        </w:tabs>
        <w:rPr>
          <w:ins w:id="244" w:author="Geoff Hook" w:date="2016-10-04T14:17:00Z"/>
          <w:rFonts w:cstheme="minorBidi"/>
          <w:noProof/>
          <w:sz w:val="22"/>
          <w:szCs w:val="22"/>
          <w:lang w:val="en-GB" w:eastAsia="en-GB"/>
        </w:rPr>
      </w:pPr>
      <w:ins w:id="245" w:author="Geoff Hook" w:date="2016-10-04T14:17:00Z">
        <w:r>
          <w:rPr>
            <w:noProof/>
          </w:rPr>
          <w:t>4.3.3.4</w:t>
        </w:r>
        <w:r>
          <w:rPr>
            <w:rFonts w:cstheme="minorBidi"/>
            <w:noProof/>
            <w:sz w:val="22"/>
            <w:szCs w:val="22"/>
            <w:lang w:val="en-GB" w:eastAsia="en-GB"/>
          </w:rPr>
          <w:tab/>
        </w:r>
        <w:r>
          <w:rPr>
            <w:noProof/>
          </w:rPr>
          <w:t>Decision points</w:t>
        </w:r>
        <w:r>
          <w:rPr>
            <w:noProof/>
          </w:rPr>
          <w:tab/>
        </w:r>
        <w:r>
          <w:rPr>
            <w:noProof/>
          </w:rPr>
          <w:fldChar w:fldCharType="begin"/>
        </w:r>
        <w:r>
          <w:rPr>
            <w:noProof/>
          </w:rPr>
          <w:instrText xml:space="preserve"> PAGEREF _Toc463354045 \h </w:instrText>
        </w:r>
      </w:ins>
      <w:r>
        <w:rPr>
          <w:noProof/>
        </w:rPr>
      </w:r>
      <w:r>
        <w:rPr>
          <w:noProof/>
        </w:rPr>
        <w:fldChar w:fldCharType="separate"/>
      </w:r>
      <w:ins w:id="246" w:author="Simon Ringuette" w:date="2016-12-21T21:04:00Z">
        <w:r w:rsidR="00014DF3">
          <w:rPr>
            <w:noProof/>
          </w:rPr>
          <w:t>21</w:t>
        </w:r>
      </w:ins>
      <w:ins w:id="247" w:author="Geoff Hook" w:date="2016-10-04T14:17:00Z">
        <w:r>
          <w:rPr>
            <w:noProof/>
          </w:rPr>
          <w:fldChar w:fldCharType="end"/>
        </w:r>
      </w:ins>
    </w:p>
    <w:p w:rsidR="000F3093" w:rsidRDefault="000F3093">
      <w:pPr>
        <w:pStyle w:val="TOC4"/>
        <w:tabs>
          <w:tab w:val="left" w:pos="1760"/>
          <w:tab w:val="right" w:leader="dot" w:pos="9962"/>
        </w:tabs>
        <w:rPr>
          <w:ins w:id="248" w:author="Geoff Hook" w:date="2016-10-04T14:17:00Z"/>
          <w:rFonts w:cstheme="minorBidi"/>
          <w:noProof/>
          <w:sz w:val="22"/>
          <w:szCs w:val="22"/>
          <w:lang w:val="en-GB" w:eastAsia="en-GB"/>
        </w:rPr>
      </w:pPr>
      <w:ins w:id="249" w:author="Geoff Hook" w:date="2016-10-04T14:17:00Z">
        <w:r>
          <w:rPr>
            <w:noProof/>
          </w:rPr>
          <w:t>4.3.3.5</w:t>
        </w:r>
        <w:r>
          <w:rPr>
            <w:rFonts w:cstheme="minorBidi"/>
            <w:noProof/>
            <w:sz w:val="22"/>
            <w:szCs w:val="22"/>
            <w:lang w:val="en-GB" w:eastAsia="en-GB"/>
          </w:rPr>
          <w:tab/>
        </w:r>
        <w:r>
          <w:rPr>
            <w:noProof/>
          </w:rPr>
          <w:t>Resources</w:t>
        </w:r>
        <w:r>
          <w:rPr>
            <w:noProof/>
          </w:rPr>
          <w:tab/>
        </w:r>
        <w:r>
          <w:rPr>
            <w:noProof/>
          </w:rPr>
          <w:fldChar w:fldCharType="begin"/>
        </w:r>
        <w:r>
          <w:rPr>
            <w:noProof/>
          </w:rPr>
          <w:instrText xml:space="preserve"> PAGEREF _Toc463354046 \h </w:instrText>
        </w:r>
      </w:ins>
      <w:r>
        <w:rPr>
          <w:noProof/>
        </w:rPr>
      </w:r>
      <w:r>
        <w:rPr>
          <w:noProof/>
        </w:rPr>
        <w:fldChar w:fldCharType="separate"/>
      </w:r>
      <w:ins w:id="250" w:author="Simon Ringuette" w:date="2016-12-21T21:04:00Z">
        <w:r w:rsidR="00014DF3">
          <w:rPr>
            <w:noProof/>
          </w:rPr>
          <w:t>21</w:t>
        </w:r>
      </w:ins>
      <w:ins w:id="251" w:author="Geoff Hook" w:date="2016-10-04T14:17:00Z">
        <w:r>
          <w:rPr>
            <w:noProof/>
          </w:rPr>
          <w:fldChar w:fldCharType="end"/>
        </w:r>
      </w:ins>
    </w:p>
    <w:p w:rsidR="000F3093" w:rsidRDefault="000F3093">
      <w:pPr>
        <w:pStyle w:val="TOC4"/>
        <w:tabs>
          <w:tab w:val="left" w:pos="1760"/>
          <w:tab w:val="right" w:leader="dot" w:pos="9962"/>
        </w:tabs>
        <w:rPr>
          <w:ins w:id="252" w:author="Geoff Hook" w:date="2016-10-04T14:17:00Z"/>
          <w:rFonts w:cstheme="minorBidi"/>
          <w:noProof/>
          <w:sz w:val="22"/>
          <w:szCs w:val="22"/>
          <w:lang w:val="en-GB" w:eastAsia="en-GB"/>
        </w:rPr>
      </w:pPr>
      <w:ins w:id="253" w:author="Geoff Hook" w:date="2016-10-04T14:17:00Z">
        <w:r>
          <w:rPr>
            <w:noProof/>
          </w:rPr>
          <w:t>4.3.3.6</w:t>
        </w:r>
        <w:r>
          <w:rPr>
            <w:rFonts w:cstheme="minorBidi"/>
            <w:noProof/>
            <w:sz w:val="22"/>
            <w:szCs w:val="22"/>
            <w:lang w:val="en-GB" w:eastAsia="en-GB"/>
          </w:rPr>
          <w:tab/>
        </w:r>
        <w:r>
          <w:rPr>
            <w:noProof/>
          </w:rPr>
          <w:t>Results requested</w:t>
        </w:r>
        <w:r>
          <w:rPr>
            <w:noProof/>
          </w:rPr>
          <w:tab/>
        </w:r>
        <w:r>
          <w:rPr>
            <w:noProof/>
          </w:rPr>
          <w:fldChar w:fldCharType="begin"/>
        </w:r>
        <w:r>
          <w:rPr>
            <w:noProof/>
          </w:rPr>
          <w:instrText xml:space="preserve"> PAGEREF _Toc463354047 \h </w:instrText>
        </w:r>
      </w:ins>
      <w:r>
        <w:rPr>
          <w:noProof/>
        </w:rPr>
      </w:r>
      <w:r>
        <w:rPr>
          <w:noProof/>
        </w:rPr>
        <w:fldChar w:fldCharType="separate"/>
      </w:r>
      <w:ins w:id="254" w:author="Simon Ringuette" w:date="2016-12-21T21:04:00Z">
        <w:r w:rsidR="00014DF3">
          <w:rPr>
            <w:noProof/>
          </w:rPr>
          <w:t>21</w:t>
        </w:r>
      </w:ins>
      <w:ins w:id="255" w:author="Geoff Hook" w:date="2016-10-04T14:17:00Z">
        <w:r>
          <w:rPr>
            <w:noProof/>
          </w:rPr>
          <w:fldChar w:fldCharType="end"/>
        </w:r>
      </w:ins>
    </w:p>
    <w:p w:rsidR="000F3093" w:rsidRDefault="000F3093">
      <w:pPr>
        <w:pStyle w:val="TOC3"/>
        <w:tabs>
          <w:tab w:val="left" w:pos="1320"/>
          <w:tab w:val="right" w:leader="dot" w:pos="9962"/>
        </w:tabs>
        <w:rPr>
          <w:ins w:id="256" w:author="Geoff Hook" w:date="2016-10-04T14:17:00Z"/>
          <w:rFonts w:cstheme="minorBidi"/>
          <w:noProof/>
          <w:sz w:val="22"/>
          <w:szCs w:val="22"/>
          <w:lang w:val="en-GB" w:eastAsia="en-GB"/>
        </w:rPr>
      </w:pPr>
      <w:ins w:id="257" w:author="Geoff Hook" w:date="2016-10-04T14:17:00Z">
        <w:r>
          <w:rPr>
            <w:noProof/>
          </w:rPr>
          <w:t>4.3.4</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_Toc463354048 \h </w:instrText>
        </w:r>
      </w:ins>
      <w:r>
        <w:rPr>
          <w:noProof/>
        </w:rPr>
      </w:r>
      <w:r>
        <w:rPr>
          <w:noProof/>
        </w:rPr>
        <w:fldChar w:fldCharType="separate"/>
      </w:r>
      <w:ins w:id="258" w:author="Simon Ringuette" w:date="2016-12-21T21:04:00Z">
        <w:r w:rsidR="00014DF3">
          <w:rPr>
            <w:noProof/>
          </w:rPr>
          <w:t>21</w:t>
        </w:r>
      </w:ins>
      <w:ins w:id="259" w:author="Geoff Hook" w:date="2016-10-04T14:17:00Z">
        <w:r>
          <w:rPr>
            <w:noProof/>
          </w:rPr>
          <w:fldChar w:fldCharType="end"/>
        </w:r>
      </w:ins>
    </w:p>
    <w:p w:rsidR="000F3093" w:rsidRDefault="000F3093">
      <w:pPr>
        <w:pStyle w:val="TOC4"/>
        <w:tabs>
          <w:tab w:val="left" w:pos="1760"/>
          <w:tab w:val="right" w:leader="dot" w:pos="9962"/>
        </w:tabs>
        <w:rPr>
          <w:ins w:id="260" w:author="Geoff Hook" w:date="2016-10-04T14:17:00Z"/>
          <w:rFonts w:cstheme="minorBidi"/>
          <w:noProof/>
          <w:sz w:val="22"/>
          <w:szCs w:val="22"/>
          <w:lang w:val="en-GB" w:eastAsia="en-GB"/>
        </w:rPr>
      </w:pPr>
      <w:ins w:id="261" w:author="Geoff Hook" w:date="2016-10-04T14:17:00Z">
        <w:r>
          <w:rPr>
            <w:noProof/>
          </w:rPr>
          <w:lastRenderedPageBreak/>
          <w:t>4.3.4.1</w:t>
        </w:r>
        <w:r>
          <w:rPr>
            <w:rFonts w:cstheme="minorBidi"/>
            <w:noProof/>
            <w:sz w:val="22"/>
            <w:szCs w:val="22"/>
            <w:lang w:val="en-GB" w:eastAsia="en-GB"/>
          </w:rPr>
          <w:tab/>
        </w:r>
        <w:r>
          <w:rPr>
            <w:noProof/>
          </w:rPr>
          <w:t>Add parameters controlling the occurrence of start events</w:t>
        </w:r>
        <w:r>
          <w:rPr>
            <w:noProof/>
          </w:rPr>
          <w:tab/>
        </w:r>
        <w:r>
          <w:rPr>
            <w:noProof/>
          </w:rPr>
          <w:fldChar w:fldCharType="begin"/>
        </w:r>
        <w:r>
          <w:rPr>
            <w:noProof/>
          </w:rPr>
          <w:instrText xml:space="preserve"> PAGEREF _Toc463354049 \h </w:instrText>
        </w:r>
      </w:ins>
      <w:r>
        <w:rPr>
          <w:noProof/>
        </w:rPr>
      </w:r>
      <w:r>
        <w:rPr>
          <w:noProof/>
        </w:rPr>
        <w:fldChar w:fldCharType="separate"/>
      </w:r>
      <w:ins w:id="262" w:author="Simon Ringuette" w:date="2016-12-21T21:04:00Z">
        <w:r w:rsidR="00014DF3">
          <w:rPr>
            <w:noProof/>
          </w:rPr>
          <w:t>22</w:t>
        </w:r>
      </w:ins>
      <w:ins w:id="263" w:author="Geoff Hook" w:date="2016-10-04T14:17:00Z">
        <w:r>
          <w:rPr>
            <w:noProof/>
          </w:rPr>
          <w:fldChar w:fldCharType="end"/>
        </w:r>
      </w:ins>
    </w:p>
    <w:p w:rsidR="000F3093" w:rsidRDefault="000F3093">
      <w:pPr>
        <w:pStyle w:val="TOC4"/>
        <w:tabs>
          <w:tab w:val="left" w:pos="1760"/>
          <w:tab w:val="right" w:leader="dot" w:pos="9962"/>
        </w:tabs>
        <w:rPr>
          <w:ins w:id="264" w:author="Geoff Hook" w:date="2016-10-04T14:17:00Z"/>
          <w:rFonts w:cstheme="minorBidi"/>
          <w:noProof/>
          <w:sz w:val="22"/>
          <w:szCs w:val="22"/>
          <w:lang w:val="en-GB" w:eastAsia="en-GB"/>
        </w:rPr>
      </w:pPr>
      <w:ins w:id="265" w:author="Geoff Hook" w:date="2016-10-04T14:17:00Z">
        <w:r>
          <w:rPr>
            <w:noProof/>
          </w:rPr>
          <w:t>4.3.4.2</w:t>
        </w:r>
        <w:r>
          <w:rPr>
            <w:rFonts w:cstheme="minorBidi"/>
            <w:noProof/>
            <w:sz w:val="22"/>
            <w:szCs w:val="22"/>
            <w:lang w:val="en-GB" w:eastAsia="en-GB"/>
          </w:rPr>
          <w:tab/>
        </w:r>
        <w:r>
          <w:rPr>
            <w:noProof/>
          </w:rPr>
          <w:t>Add parameters controlling the processing time of each activity</w:t>
        </w:r>
        <w:r>
          <w:rPr>
            <w:noProof/>
          </w:rPr>
          <w:tab/>
        </w:r>
        <w:r>
          <w:rPr>
            <w:noProof/>
          </w:rPr>
          <w:fldChar w:fldCharType="begin"/>
        </w:r>
        <w:r>
          <w:rPr>
            <w:noProof/>
          </w:rPr>
          <w:instrText xml:space="preserve"> PAGEREF _Toc463354050 \h </w:instrText>
        </w:r>
      </w:ins>
      <w:r>
        <w:rPr>
          <w:noProof/>
        </w:rPr>
      </w:r>
      <w:r>
        <w:rPr>
          <w:noProof/>
        </w:rPr>
        <w:fldChar w:fldCharType="separate"/>
      </w:r>
      <w:ins w:id="266" w:author="Simon Ringuette" w:date="2016-12-21T21:04:00Z">
        <w:r w:rsidR="00014DF3">
          <w:rPr>
            <w:noProof/>
          </w:rPr>
          <w:t>22</w:t>
        </w:r>
      </w:ins>
      <w:ins w:id="267" w:author="Geoff Hook" w:date="2016-10-04T14:17:00Z">
        <w:r>
          <w:rPr>
            <w:noProof/>
          </w:rPr>
          <w:fldChar w:fldCharType="end"/>
        </w:r>
      </w:ins>
    </w:p>
    <w:p w:rsidR="000F3093" w:rsidRDefault="000F3093">
      <w:pPr>
        <w:pStyle w:val="TOC4"/>
        <w:tabs>
          <w:tab w:val="left" w:pos="1760"/>
          <w:tab w:val="right" w:leader="dot" w:pos="9962"/>
        </w:tabs>
        <w:rPr>
          <w:ins w:id="268" w:author="Geoff Hook" w:date="2016-10-04T14:17:00Z"/>
          <w:rFonts w:cstheme="minorBidi"/>
          <w:noProof/>
          <w:sz w:val="22"/>
          <w:szCs w:val="22"/>
          <w:lang w:val="en-GB" w:eastAsia="en-GB"/>
        </w:rPr>
      </w:pPr>
      <w:ins w:id="269" w:author="Geoff Hook" w:date="2016-10-04T14:17:00Z">
        <w:r>
          <w:rPr>
            <w:noProof/>
          </w:rPr>
          <w:t>4.3.4.3</w:t>
        </w:r>
        <w:r>
          <w:rPr>
            <w:rFonts w:cstheme="minorBidi"/>
            <w:noProof/>
            <w:sz w:val="22"/>
            <w:szCs w:val="22"/>
            <w:lang w:val="en-GB" w:eastAsia="en-GB"/>
          </w:rPr>
          <w:tab/>
        </w:r>
        <w:r>
          <w:rPr>
            <w:noProof/>
          </w:rPr>
          <w:t>Modeling the duration for the Underwriting Terms activity</w:t>
        </w:r>
        <w:r>
          <w:rPr>
            <w:noProof/>
          </w:rPr>
          <w:tab/>
        </w:r>
        <w:r>
          <w:rPr>
            <w:noProof/>
          </w:rPr>
          <w:fldChar w:fldCharType="begin"/>
        </w:r>
        <w:r>
          <w:rPr>
            <w:noProof/>
          </w:rPr>
          <w:instrText xml:space="preserve"> PAGEREF _Toc463354051 \h </w:instrText>
        </w:r>
      </w:ins>
      <w:r>
        <w:rPr>
          <w:noProof/>
        </w:rPr>
      </w:r>
      <w:r>
        <w:rPr>
          <w:noProof/>
        </w:rPr>
        <w:fldChar w:fldCharType="separate"/>
      </w:r>
      <w:ins w:id="270" w:author="Simon Ringuette" w:date="2016-12-21T21:04:00Z">
        <w:r w:rsidR="00014DF3">
          <w:rPr>
            <w:noProof/>
          </w:rPr>
          <w:t>23</w:t>
        </w:r>
      </w:ins>
      <w:ins w:id="271" w:author="Geoff Hook" w:date="2016-10-04T14:17:00Z">
        <w:r>
          <w:rPr>
            <w:noProof/>
          </w:rPr>
          <w:fldChar w:fldCharType="end"/>
        </w:r>
      </w:ins>
    </w:p>
    <w:p w:rsidR="000F3093" w:rsidRDefault="000F3093">
      <w:pPr>
        <w:pStyle w:val="TOC4"/>
        <w:tabs>
          <w:tab w:val="left" w:pos="1760"/>
          <w:tab w:val="right" w:leader="dot" w:pos="9962"/>
        </w:tabs>
        <w:rPr>
          <w:ins w:id="272" w:author="Geoff Hook" w:date="2016-10-04T14:17:00Z"/>
          <w:rFonts w:cstheme="minorBidi"/>
          <w:noProof/>
          <w:sz w:val="22"/>
          <w:szCs w:val="22"/>
          <w:lang w:val="en-GB" w:eastAsia="en-GB"/>
        </w:rPr>
      </w:pPr>
      <w:ins w:id="273" w:author="Geoff Hook" w:date="2016-10-04T14:17:00Z">
        <w:r>
          <w:rPr>
            <w:noProof/>
          </w:rPr>
          <w:t>4.3.4.4</w:t>
        </w:r>
        <w:r>
          <w:rPr>
            <w:rFonts w:cstheme="minorBidi"/>
            <w:noProof/>
            <w:sz w:val="22"/>
            <w:szCs w:val="22"/>
            <w:lang w:val="en-GB" w:eastAsia="en-GB"/>
          </w:rPr>
          <w:tab/>
        </w:r>
        <w:r>
          <w:rPr>
            <w:noProof/>
          </w:rPr>
          <w:t>Modeling durations for system and script tasks</w:t>
        </w:r>
        <w:r>
          <w:rPr>
            <w:noProof/>
          </w:rPr>
          <w:tab/>
        </w:r>
        <w:r>
          <w:rPr>
            <w:noProof/>
          </w:rPr>
          <w:fldChar w:fldCharType="begin"/>
        </w:r>
        <w:r>
          <w:rPr>
            <w:noProof/>
          </w:rPr>
          <w:instrText xml:space="preserve"> PAGEREF _Toc463354052 \h </w:instrText>
        </w:r>
      </w:ins>
      <w:r>
        <w:rPr>
          <w:noProof/>
        </w:rPr>
      </w:r>
      <w:r>
        <w:rPr>
          <w:noProof/>
        </w:rPr>
        <w:fldChar w:fldCharType="separate"/>
      </w:r>
      <w:ins w:id="274" w:author="Simon Ringuette" w:date="2016-12-21T21:04:00Z">
        <w:r w:rsidR="00014DF3">
          <w:rPr>
            <w:noProof/>
          </w:rPr>
          <w:t>23</w:t>
        </w:r>
      </w:ins>
      <w:ins w:id="275" w:author="Geoff Hook" w:date="2016-10-04T14:17:00Z">
        <w:r>
          <w:rPr>
            <w:noProof/>
          </w:rPr>
          <w:fldChar w:fldCharType="end"/>
        </w:r>
      </w:ins>
    </w:p>
    <w:p w:rsidR="000F3093" w:rsidRDefault="000F3093">
      <w:pPr>
        <w:pStyle w:val="TOC4"/>
        <w:tabs>
          <w:tab w:val="left" w:pos="1760"/>
          <w:tab w:val="right" w:leader="dot" w:pos="9962"/>
        </w:tabs>
        <w:rPr>
          <w:ins w:id="276" w:author="Geoff Hook" w:date="2016-10-04T14:17:00Z"/>
          <w:rFonts w:cstheme="minorBidi"/>
          <w:noProof/>
          <w:sz w:val="22"/>
          <w:szCs w:val="22"/>
          <w:lang w:val="en-GB" w:eastAsia="en-GB"/>
        </w:rPr>
      </w:pPr>
      <w:ins w:id="277" w:author="Geoff Hook" w:date="2016-10-04T14:17:00Z">
        <w:r>
          <w:rPr>
            <w:noProof/>
          </w:rPr>
          <w:t>4.3.4.5</w:t>
        </w:r>
        <w:r>
          <w:rPr>
            <w:rFonts w:cstheme="minorBidi"/>
            <w:noProof/>
            <w:sz w:val="22"/>
            <w:szCs w:val="22"/>
            <w:lang w:val="en-GB" w:eastAsia="en-GB"/>
          </w:rPr>
          <w:tab/>
        </w:r>
        <w:r>
          <w:rPr>
            <w:noProof/>
          </w:rPr>
          <w:t>Modeling probabilities of each flow from a decision point</w:t>
        </w:r>
        <w:r>
          <w:rPr>
            <w:noProof/>
          </w:rPr>
          <w:tab/>
        </w:r>
        <w:r>
          <w:rPr>
            <w:noProof/>
          </w:rPr>
          <w:fldChar w:fldCharType="begin"/>
        </w:r>
        <w:r>
          <w:rPr>
            <w:noProof/>
          </w:rPr>
          <w:instrText xml:space="preserve"> PAGEREF _Toc463354053 \h </w:instrText>
        </w:r>
      </w:ins>
      <w:r>
        <w:rPr>
          <w:noProof/>
        </w:rPr>
      </w:r>
      <w:r>
        <w:rPr>
          <w:noProof/>
        </w:rPr>
        <w:fldChar w:fldCharType="separate"/>
      </w:r>
      <w:ins w:id="278" w:author="Simon Ringuette" w:date="2016-12-21T21:04:00Z">
        <w:r w:rsidR="00014DF3">
          <w:rPr>
            <w:noProof/>
          </w:rPr>
          <w:t>23</w:t>
        </w:r>
      </w:ins>
      <w:ins w:id="279" w:author="Geoff Hook" w:date="2016-10-04T14:17:00Z">
        <w:r>
          <w:rPr>
            <w:noProof/>
          </w:rPr>
          <w:fldChar w:fldCharType="end"/>
        </w:r>
      </w:ins>
    </w:p>
    <w:p w:rsidR="000F3093" w:rsidRDefault="000F3093">
      <w:pPr>
        <w:pStyle w:val="TOC4"/>
        <w:tabs>
          <w:tab w:val="left" w:pos="1760"/>
          <w:tab w:val="right" w:leader="dot" w:pos="9962"/>
        </w:tabs>
        <w:rPr>
          <w:ins w:id="280" w:author="Geoff Hook" w:date="2016-10-04T14:17:00Z"/>
          <w:rFonts w:cstheme="minorBidi"/>
          <w:noProof/>
          <w:sz w:val="22"/>
          <w:szCs w:val="22"/>
          <w:lang w:val="en-GB" w:eastAsia="en-GB"/>
        </w:rPr>
      </w:pPr>
      <w:ins w:id="281" w:author="Geoff Hook" w:date="2016-10-04T14:17:00Z">
        <w:r>
          <w:rPr>
            <w:noProof/>
          </w:rPr>
          <w:t>4.3.4.6</w:t>
        </w:r>
        <w:r>
          <w:rPr>
            <w:rFonts w:cstheme="minorBidi"/>
            <w:noProof/>
            <w:sz w:val="22"/>
            <w:szCs w:val="22"/>
            <w:lang w:val="en-GB" w:eastAsia="en-GB"/>
          </w:rPr>
          <w:tab/>
        </w:r>
        <w:r>
          <w:rPr>
            <w:noProof/>
          </w:rPr>
          <w:t>Add scenario-level temporal result parameters</w:t>
        </w:r>
        <w:r>
          <w:rPr>
            <w:noProof/>
          </w:rPr>
          <w:tab/>
        </w:r>
        <w:r>
          <w:rPr>
            <w:noProof/>
          </w:rPr>
          <w:fldChar w:fldCharType="begin"/>
        </w:r>
        <w:r>
          <w:rPr>
            <w:noProof/>
          </w:rPr>
          <w:instrText xml:space="preserve"> PAGEREF _Toc463354054 \h </w:instrText>
        </w:r>
      </w:ins>
      <w:r>
        <w:rPr>
          <w:noProof/>
        </w:rPr>
      </w:r>
      <w:r>
        <w:rPr>
          <w:noProof/>
        </w:rPr>
        <w:fldChar w:fldCharType="separate"/>
      </w:r>
      <w:ins w:id="282" w:author="Simon Ringuette" w:date="2016-12-21T21:04:00Z">
        <w:r w:rsidR="00014DF3">
          <w:rPr>
            <w:noProof/>
          </w:rPr>
          <w:t>24</w:t>
        </w:r>
      </w:ins>
      <w:ins w:id="283" w:author="Geoff Hook" w:date="2016-10-04T14:17:00Z">
        <w:r>
          <w:rPr>
            <w:noProof/>
          </w:rPr>
          <w:fldChar w:fldCharType="end"/>
        </w:r>
      </w:ins>
    </w:p>
    <w:p w:rsidR="000F3093" w:rsidRDefault="000F3093">
      <w:pPr>
        <w:pStyle w:val="TOC4"/>
        <w:tabs>
          <w:tab w:val="left" w:pos="1760"/>
          <w:tab w:val="right" w:leader="dot" w:pos="9962"/>
        </w:tabs>
        <w:rPr>
          <w:ins w:id="284" w:author="Geoff Hook" w:date="2016-10-04T14:17:00Z"/>
          <w:rFonts w:cstheme="minorBidi"/>
          <w:noProof/>
          <w:sz w:val="22"/>
          <w:szCs w:val="22"/>
          <w:lang w:val="en-GB" w:eastAsia="en-GB"/>
        </w:rPr>
      </w:pPr>
      <w:ins w:id="285" w:author="Geoff Hook" w:date="2016-10-04T14:17:00Z">
        <w:r>
          <w:rPr>
            <w:noProof/>
          </w:rPr>
          <w:t>4.3.4.7</w:t>
        </w:r>
        <w:r>
          <w:rPr>
            <w:rFonts w:cstheme="minorBidi"/>
            <w:noProof/>
            <w:sz w:val="22"/>
            <w:szCs w:val="22"/>
            <w:lang w:val="en-GB" w:eastAsia="en-GB"/>
          </w:rPr>
          <w:tab/>
        </w:r>
        <w:r>
          <w:rPr>
            <w:noProof/>
          </w:rPr>
          <w:t>Task-level temporal result parameters</w:t>
        </w:r>
        <w:r>
          <w:rPr>
            <w:noProof/>
          </w:rPr>
          <w:tab/>
        </w:r>
        <w:r>
          <w:rPr>
            <w:noProof/>
          </w:rPr>
          <w:fldChar w:fldCharType="begin"/>
        </w:r>
        <w:r>
          <w:rPr>
            <w:noProof/>
          </w:rPr>
          <w:instrText xml:space="preserve"> PAGEREF _Toc463354056 \h </w:instrText>
        </w:r>
      </w:ins>
      <w:r>
        <w:rPr>
          <w:noProof/>
        </w:rPr>
      </w:r>
      <w:r>
        <w:rPr>
          <w:noProof/>
        </w:rPr>
        <w:fldChar w:fldCharType="separate"/>
      </w:r>
      <w:ins w:id="286" w:author="Simon Ringuette" w:date="2016-12-21T21:04:00Z">
        <w:r w:rsidR="00014DF3">
          <w:rPr>
            <w:noProof/>
          </w:rPr>
          <w:t>24</w:t>
        </w:r>
      </w:ins>
      <w:ins w:id="287" w:author="Geoff Hook" w:date="2016-10-04T14:17:00Z">
        <w:r>
          <w:rPr>
            <w:noProof/>
          </w:rPr>
          <w:fldChar w:fldCharType="end"/>
        </w:r>
      </w:ins>
    </w:p>
    <w:p w:rsidR="000F3093" w:rsidRDefault="000F3093">
      <w:pPr>
        <w:pStyle w:val="TOC3"/>
        <w:tabs>
          <w:tab w:val="left" w:pos="1320"/>
          <w:tab w:val="right" w:leader="dot" w:pos="9962"/>
        </w:tabs>
        <w:rPr>
          <w:ins w:id="288" w:author="Geoff Hook" w:date="2016-10-04T14:17:00Z"/>
          <w:rFonts w:cstheme="minorBidi"/>
          <w:noProof/>
          <w:sz w:val="22"/>
          <w:szCs w:val="22"/>
          <w:lang w:val="en-GB" w:eastAsia="en-GB"/>
        </w:rPr>
      </w:pPr>
      <w:ins w:id="289" w:author="Geoff Hook" w:date="2016-10-04T14:17:00Z">
        <w:r>
          <w:rPr>
            <w:noProof/>
          </w:rPr>
          <w:t>4.3.5</w:t>
        </w:r>
        <w:r>
          <w:rPr>
            <w:rFonts w:cstheme="minorBidi"/>
            <w:noProof/>
            <w:sz w:val="22"/>
            <w:szCs w:val="22"/>
            <w:lang w:val="en-GB" w:eastAsia="en-GB"/>
          </w:rPr>
          <w:tab/>
        </w:r>
        <w:r>
          <w:rPr>
            <w:noProof/>
          </w:rPr>
          <w:t>Conclusions and further investigations</w:t>
        </w:r>
        <w:r>
          <w:rPr>
            <w:noProof/>
          </w:rPr>
          <w:tab/>
        </w:r>
        <w:r>
          <w:rPr>
            <w:noProof/>
          </w:rPr>
          <w:fldChar w:fldCharType="begin"/>
        </w:r>
        <w:r>
          <w:rPr>
            <w:noProof/>
          </w:rPr>
          <w:instrText xml:space="preserve"> PAGEREF _Toc463354057 \h </w:instrText>
        </w:r>
      </w:ins>
      <w:r>
        <w:rPr>
          <w:noProof/>
        </w:rPr>
      </w:r>
      <w:r>
        <w:rPr>
          <w:noProof/>
        </w:rPr>
        <w:fldChar w:fldCharType="separate"/>
      </w:r>
      <w:ins w:id="290" w:author="Simon Ringuette" w:date="2016-12-21T21:04:00Z">
        <w:r w:rsidR="00014DF3">
          <w:rPr>
            <w:noProof/>
          </w:rPr>
          <w:t>25</w:t>
        </w:r>
      </w:ins>
      <w:ins w:id="291" w:author="Geoff Hook" w:date="2016-10-04T14:17:00Z">
        <w:r>
          <w:rPr>
            <w:noProof/>
          </w:rPr>
          <w:fldChar w:fldCharType="end"/>
        </w:r>
      </w:ins>
    </w:p>
    <w:p w:rsidR="000F3093" w:rsidRDefault="000F3093">
      <w:pPr>
        <w:pStyle w:val="TOC1"/>
        <w:tabs>
          <w:tab w:val="left" w:pos="480"/>
          <w:tab w:val="right" w:leader="dot" w:pos="9962"/>
        </w:tabs>
        <w:rPr>
          <w:ins w:id="292" w:author="Geoff Hook" w:date="2016-10-04T14:17:00Z"/>
          <w:rFonts w:cstheme="minorBidi"/>
          <w:noProof/>
          <w:sz w:val="22"/>
          <w:szCs w:val="22"/>
          <w:lang w:val="en-GB" w:eastAsia="en-GB"/>
        </w:rPr>
      </w:pPr>
      <w:ins w:id="293" w:author="Geoff Hook" w:date="2016-10-04T14:17:00Z">
        <w:r>
          <w:rPr>
            <w:noProof/>
          </w:rPr>
          <w:t>5</w:t>
        </w:r>
        <w:r>
          <w:rPr>
            <w:rFonts w:cstheme="minorBidi"/>
            <w:noProof/>
            <w:sz w:val="22"/>
            <w:szCs w:val="22"/>
            <w:lang w:val="en-GB" w:eastAsia="en-GB"/>
          </w:rPr>
          <w:tab/>
        </w:r>
        <w:r>
          <w:rPr>
            <w:noProof/>
          </w:rPr>
          <w:t>Example 3: Technical support</w:t>
        </w:r>
        <w:r>
          <w:rPr>
            <w:noProof/>
          </w:rPr>
          <w:tab/>
        </w:r>
        <w:r>
          <w:rPr>
            <w:noProof/>
          </w:rPr>
          <w:fldChar w:fldCharType="begin"/>
        </w:r>
        <w:r>
          <w:rPr>
            <w:noProof/>
          </w:rPr>
          <w:instrText xml:space="preserve"> PAGEREF _Toc463354058 \h </w:instrText>
        </w:r>
      </w:ins>
      <w:r>
        <w:rPr>
          <w:noProof/>
        </w:rPr>
      </w:r>
      <w:r>
        <w:rPr>
          <w:noProof/>
        </w:rPr>
        <w:fldChar w:fldCharType="separate"/>
      </w:r>
      <w:ins w:id="294" w:author="Simon Ringuette" w:date="2016-12-21T21:04:00Z">
        <w:r w:rsidR="00014DF3">
          <w:rPr>
            <w:noProof/>
          </w:rPr>
          <w:t>26</w:t>
        </w:r>
      </w:ins>
      <w:ins w:id="295" w:author="Geoff Hook" w:date="2016-10-04T14:17:00Z">
        <w:r>
          <w:rPr>
            <w:noProof/>
          </w:rPr>
          <w:fldChar w:fldCharType="end"/>
        </w:r>
      </w:ins>
    </w:p>
    <w:p w:rsidR="000F3093" w:rsidRDefault="000F3093">
      <w:pPr>
        <w:pStyle w:val="TOC2"/>
        <w:tabs>
          <w:tab w:val="left" w:pos="880"/>
          <w:tab w:val="right" w:leader="dot" w:pos="9962"/>
        </w:tabs>
        <w:rPr>
          <w:ins w:id="296" w:author="Geoff Hook" w:date="2016-10-04T14:17:00Z"/>
          <w:rFonts w:cstheme="minorBidi"/>
          <w:noProof/>
          <w:sz w:val="22"/>
          <w:szCs w:val="22"/>
          <w:lang w:val="en-GB" w:eastAsia="en-GB"/>
        </w:rPr>
      </w:pPr>
      <w:ins w:id="297" w:author="Geoff Hook" w:date="2016-10-04T14:17:00Z">
        <w:r>
          <w:rPr>
            <w:noProof/>
          </w:rPr>
          <w:t>5.1</w:t>
        </w:r>
        <w:r>
          <w:rPr>
            <w:rFonts w:cstheme="minorBidi"/>
            <w:noProof/>
            <w:sz w:val="22"/>
            <w:szCs w:val="22"/>
            <w:lang w:val="en-GB" w:eastAsia="en-GB"/>
          </w:rPr>
          <w:tab/>
        </w:r>
        <w:r>
          <w:rPr>
            <w:noProof/>
          </w:rPr>
          <w:t>Use Case: Provide solution to a technical problem reported by a customer</w:t>
        </w:r>
        <w:r>
          <w:rPr>
            <w:noProof/>
          </w:rPr>
          <w:tab/>
        </w:r>
        <w:r>
          <w:rPr>
            <w:noProof/>
          </w:rPr>
          <w:fldChar w:fldCharType="begin"/>
        </w:r>
        <w:r>
          <w:rPr>
            <w:noProof/>
          </w:rPr>
          <w:instrText xml:space="preserve"> PAGEREF _Toc463354059 \h </w:instrText>
        </w:r>
      </w:ins>
      <w:r>
        <w:rPr>
          <w:noProof/>
        </w:rPr>
      </w:r>
      <w:r>
        <w:rPr>
          <w:noProof/>
        </w:rPr>
        <w:fldChar w:fldCharType="separate"/>
      </w:r>
      <w:ins w:id="298" w:author="Simon Ringuette" w:date="2016-12-21T21:04:00Z">
        <w:r w:rsidR="00014DF3">
          <w:rPr>
            <w:noProof/>
          </w:rPr>
          <w:t>26</w:t>
        </w:r>
      </w:ins>
      <w:ins w:id="299" w:author="Geoff Hook" w:date="2016-10-04T14:17:00Z">
        <w:r>
          <w:rPr>
            <w:noProof/>
          </w:rPr>
          <w:fldChar w:fldCharType="end"/>
        </w:r>
      </w:ins>
    </w:p>
    <w:p w:rsidR="000F3093" w:rsidRDefault="000F3093">
      <w:pPr>
        <w:pStyle w:val="TOC3"/>
        <w:tabs>
          <w:tab w:val="left" w:pos="1320"/>
          <w:tab w:val="right" w:leader="dot" w:pos="9962"/>
        </w:tabs>
        <w:rPr>
          <w:ins w:id="300" w:author="Geoff Hook" w:date="2016-10-04T14:17:00Z"/>
          <w:rFonts w:cstheme="minorBidi"/>
          <w:noProof/>
          <w:sz w:val="22"/>
          <w:szCs w:val="22"/>
          <w:lang w:val="en-GB" w:eastAsia="en-GB"/>
        </w:rPr>
      </w:pPr>
      <w:ins w:id="301" w:author="Geoff Hook" w:date="2016-10-04T14:17:00Z">
        <w:r>
          <w:rPr>
            <w:noProof/>
          </w:rPr>
          <w:t>5.1.1</w:t>
        </w:r>
        <w:r>
          <w:rPr>
            <w:rFonts w:cstheme="minorBidi"/>
            <w:noProof/>
            <w:sz w:val="22"/>
            <w:szCs w:val="22"/>
            <w:lang w:val="en-GB" w:eastAsia="en-GB"/>
          </w:rPr>
          <w:tab/>
        </w:r>
        <w:r>
          <w:rPr>
            <w:noProof/>
          </w:rPr>
          <w:t>Process Description</w:t>
        </w:r>
        <w:r>
          <w:rPr>
            <w:noProof/>
          </w:rPr>
          <w:tab/>
        </w:r>
        <w:r>
          <w:rPr>
            <w:noProof/>
          </w:rPr>
          <w:fldChar w:fldCharType="begin"/>
        </w:r>
        <w:r>
          <w:rPr>
            <w:noProof/>
          </w:rPr>
          <w:instrText xml:space="preserve"> PAGEREF _Toc463354060 \h </w:instrText>
        </w:r>
      </w:ins>
      <w:r>
        <w:rPr>
          <w:noProof/>
        </w:rPr>
      </w:r>
      <w:r>
        <w:rPr>
          <w:noProof/>
        </w:rPr>
        <w:fldChar w:fldCharType="separate"/>
      </w:r>
      <w:ins w:id="302" w:author="Simon Ringuette" w:date="2016-12-21T21:04:00Z">
        <w:r w:rsidR="00014DF3">
          <w:rPr>
            <w:noProof/>
          </w:rPr>
          <w:t>26</w:t>
        </w:r>
      </w:ins>
      <w:ins w:id="303" w:author="Geoff Hook" w:date="2016-10-04T14:17:00Z">
        <w:r>
          <w:rPr>
            <w:noProof/>
          </w:rPr>
          <w:fldChar w:fldCharType="end"/>
        </w:r>
      </w:ins>
    </w:p>
    <w:p w:rsidR="000F3093" w:rsidRDefault="000F3093">
      <w:pPr>
        <w:pStyle w:val="TOC2"/>
        <w:tabs>
          <w:tab w:val="left" w:pos="880"/>
          <w:tab w:val="right" w:leader="dot" w:pos="9962"/>
        </w:tabs>
        <w:rPr>
          <w:ins w:id="304" w:author="Geoff Hook" w:date="2016-10-04T14:17:00Z"/>
          <w:rFonts w:cstheme="minorBidi"/>
          <w:noProof/>
          <w:sz w:val="22"/>
          <w:szCs w:val="22"/>
          <w:lang w:val="en-GB" w:eastAsia="en-GB"/>
        </w:rPr>
      </w:pPr>
      <w:ins w:id="305" w:author="Geoff Hook" w:date="2016-10-04T14:17:00Z">
        <w:r>
          <w:rPr>
            <w:noProof/>
          </w:rPr>
          <w:t>5.2</w:t>
        </w:r>
        <w:r>
          <w:rPr>
            <w:rFonts w:cstheme="minorBidi"/>
            <w:noProof/>
            <w:sz w:val="22"/>
            <w:szCs w:val="22"/>
            <w:lang w:val="en-GB" w:eastAsia="en-GB"/>
          </w:rPr>
          <w:tab/>
        </w:r>
        <w:r>
          <w:rPr>
            <w:noProof/>
          </w:rPr>
          <w:t>BPMN 2.0 Diagram of: Customer calls in with a technical issue</w:t>
        </w:r>
        <w:r>
          <w:rPr>
            <w:noProof/>
          </w:rPr>
          <w:tab/>
        </w:r>
        <w:r>
          <w:rPr>
            <w:noProof/>
          </w:rPr>
          <w:fldChar w:fldCharType="begin"/>
        </w:r>
        <w:r>
          <w:rPr>
            <w:noProof/>
          </w:rPr>
          <w:instrText xml:space="preserve"> PAGEREF _Toc463354061 \h </w:instrText>
        </w:r>
      </w:ins>
      <w:r>
        <w:rPr>
          <w:noProof/>
        </w:rPr>
      </w:r>
      <w:r>
        <w:rPr>
          <w:noProof/>
        </w:rPr>
        <w:fldChar w:fldCharType="separate"/>
      </w:r>
      <w:ins w:id="306" w:author="Simon Ringuette" w:date="2016-12-21T21:04:00Z">
        <w:r w:rsidR="00014DF3">
          <w:rPr>
            <w:noProof/>
          </w:rPr>
          <w:t>27</w:t>
        </w:r>
      </w:ins>
      <w:ins w:id="307" w:author="Geoff Hook" w:date="2016-10-04T14:17:00Z">
        <w:r>
          <w:rPr>
            <w:noProof/>
          </w:rPr>
          <w:fldChar w:fldCharType="end"/>
        </w:r>
      </w:ins>
    </w:p>
    <w:p w:rsidR="000F3093" w:rsidRDefault="000F3093">
      <w:pPr>
        <w:pStyle w:val="TOC2"/>
        <w:tabs>
          <w:tab w:val="left" w:pos="880"/>
          <w:tab w:val="right" w:leader="dot" w:pos="9962"/>
        </w:tabs>
        <w:rPr>
          <w:ins w:id="308" w:author="Geoff Hook" w:date="2016-10-04T14:17:00Z"/>
          <w:rFonts w:cstheme="minorBidi"/>
          <w:noProof/>
          <w:sz w:val="22"/>
          <w:szCs w:val="22"/>
          <w:lang w:val="en-GB" w:eastAsia="en-GB"/>
        </w:rPr>
      </w:pPr>
      <w:ins w:id="309" w:author="Geoff Hook" w:date="2016-10-04T14:17:00Z">
        <w:r>
          <w:rPr>
            <w:noProof/>
          </w:rPr>
          <w:t>5.3</w:t>
        </w:r>
        <w:r>
          <w:rPr>
            <w:rFonts w:cstheme="minorBidi"/>
            <w:noProof/>
            <w:sz w:val="22"/>
            <w:szCs w:val="22"/>
            <w:lang w:val="en-GB" w:eastAsia="en-GB"/>
          </w:rPr>
          <w:tab/>
        </w:r>
        <w:r>
          <w:rPr>
            <w:noProof/>
          </w:rPr>
          <w:t>Simulation scenario 1: Explore control flow perspective</w:t>
        </w:r>
        <w:r>
          <w:rPr>
            <w:noProof/>
          </w:rPr>
          <w:tab/>
        </w:r>
        <w:r>
          <w:rPr>
            <w:noProof/>
          </w:rPr>
          <w:fldChar w:fldCharType="begin"/>
        </w:r>
        <w:r>
          <w:rPr>
            <w:noProof/>
          </w:rPr>
          <w:instrText xml:space="preserve"> PAGEREF _Toc463354062 \h </w:instrText>
        </w:r>
      </w:ins>
      <w:r>
        <w:rPr>
          <w:noProof/>
        </w:rPr>
      </w:r>
      <w:r>
        <w:rPr>
          <w:noProof/>
        </w:rPr>
        <w:fldChar w:fldCharType="separate"/>
      </w:r>
      <w:ins w:id="310" w:author="Simon Ringuette" w:date="2016-12-21T21:04:00Z">
        <w:r w:rsidR="00014DF3">
          <w:rPr>
            <w:noProof/>
          </w:rPr>
          <w:t>28</w:t>
        </w:r>
      </w:ins>
      <w:ins w:id="311" w:author="Geoff Hook" w:date="2016-10-04T14:17:00Z">
        <w:r>
          <w:rPr>
            <w:noProof/>
          </w:rPr>
          <w:fldChar w:fldCharType="end"/>
        </w:r>
      </w:ins>
    </w:p>
    <w:p w:rsidR="000F3093" w:rsidRDefault="000F3093">
      <w:pPr>
        <w:pStyle w:val="TOC3"/>
        <w:tabs>
          <w:tab w:val="left" w:pos="1320"/>
          <w:tab w:val="right" w:leader="dot" w:pos="9962"/>
        </w:tabs>
        <w:rPr>
          <w:ins w:id="312" w:author="Geoff Hook" w:date="2016-10-04T14:17:00Z"/>
          <w:rFonts w:cstheme="minorBidi"/>
          <w:noProof/>
          <w:sz w:val="22"/>
          <w:szCs w:val="22"/>
          <w:lang w:val="en-GB" w:eastAsia="en-GB"/>
        </w:rPr>
      </w:pPr>
      <w:ins w:id="313" w:author="Geoff Hook" w:date="2016-10-04T14:17:00Z">
        <w:r>
          <w:rPr>
            <w:noProof/>
          </w:rPr>
          <w:t>5.3.1</w:t>
        </w:r>
        <w:r>
          <w:rPr>
            <w:rFonts w:cstheme="minorBidi"/>
            <w:noProof/>
            <w:sz w:val="22"/>
            <w:szCs w:val="22"/>
            <w:lang w:val="en-GB" w:eastAsia="en-GB"/>
          </w:rPr>
          <w:tab/>
        </w:r>
        <w:r>
          <w:rPr>
            <w:noProof/>
          </w:rPr>
          <w:t>Approach / Hypothesis</w:t>
        </w:r>
        <w:r>
          <w:rPr>
            <w:noProof/>
          </w:rPr>
          <w:tab/>
        </w:r>
        <w:r>
          <w:rPr>
            <w:noProof/>
          </w:rPr>
          <w:fldChar w:fldCharType="begin"/>
        </w:r>
        <w:r>
          <w:rPr>
            <w:noProof/>
          </w:rPr>
          <w:instrText xml:space="preserve"> PAGEREF _Toc463354063 \h </w:instrText>
        </w:r>
      </w:ins>
      <w:r>
        <w:rPr>
          <w:noProof/>
        </w:rPr>
      </w:r>
      <w:r>
        <w:rPr>
          <w:noProof/>
        </w:rPr>
        <w:fldChar w:fldCharType="separate"/>
      </w:r>
      <w:ins w:id="314" w:author="Simon Ringuette" w:date="2016-12-21T21:04:00Z">
        <w:r w:rsidR="00014DF3">
          <w:rPr>
            <w:noProof/>
          </w:rPr>
          <w:t>28</w:t>
        </w:r>
      </w:ins>
      <w:ins w:id="315" w:author="Geoff Hook" w:date="2016-10-04T14:17:00Z">
        <w:r>
          <w:rPr>
            <w:noProof/>
          </w:rPr>
          <w:fldChar w:fldCharType="end"/>
        </w:r>
      </w:ins>
    </w:p>
    <w:p w:rsidR="000F3093" w:rsidRDefault="000F3093">
      <w:pPr>
        <w:pStyle w:val="TOC3"/>
        <w:tabs>
          <w:tab w:val="left" w:pos="1320"/>
          <w:tab w:val="right" w:leader="dot" w:pos="9962"/>
        </w:tabs>
        <w:rPr>
          <w:ins w:id="316" w:author="Geoff Hook" w:date="2016-10-04T14:17:00Z"/>
          <w:rFonts w:cstheme="minorBidi"/>
          <w:noProof/>
          <w:sz w:val="22"/>
          <w:szCs w:val="22"/>
          <w:lang w:val="en-GB" w:eastAsia="en-GB"/>
        </w:rPr>
      </w:pPr>
      <w:ins w:id="317" w:author="Geoff Hook" w:date="2016-10-04T14:17:00Z">
        <w:r>
          <w:rPr>
            <w:noProof/>
          </w:rPr>
          <w:t>5.3.2</w:t>
        </w:r>
        <w:r>
          <w:rPr>
            <w:rFonts w:cstheme="minorBidi"/>
            <w:noProof/>
            <w:sz w:val="22"/>
            <w:szCs w:val="22"/>
            <w:lang w:val="en-GB" w:eastAsia="en-GB"/>
          </w:rPr>
          <w:tab/>
        </w:r>
        <w:r>
          <w:rPr>
            <w:noProof/>
          </w:rPr>
          <w:t>Goals</w:t>
        </w:r>
        <w:r>
          <w:rPr>
            <w:noProof/>
          </w:rPr>
          <w:tab/>
        </w:r>
        <w:r>
          <w:rPr>
            <w:noProof/>
          </w:rPr>
          <w:fldChar w:fldCharType="begin"/>
        </w:r>
        <w:r>
          <w:rPr>
            <w:noProof/>
          </w:rPr>
          <w:instrText xml:space="preserve"> PAGEREF _Toc463354064 \h </w:instrText>
        </w:r>
      </w:ins>
      <w:r>
        <w:rPr>
          <w:noProof/>
        </w:rPr>
      </w:r>
      <w:r>
        <w:rPr>
          <w:noProof/>
        </w:rPr>
        <w:fldChar w:fldCharType="separate"/>
      </w:r>
      <w:ins w:id="318" w:author="Simon Ringuette" w:date="2016-12-21T21:04:00Z">
        <w:r w:rsidR="00014DF3">
          <w:rPr>
            <w:noProof/>
          </w:rPr>
          <w:t>28</w:t>
        </w:r>
      </w:ins>
      <w:ins w:id="319" w:author="Geoff Hook" w:date="2016-10-04T14:17:00Z">
        <w:r>
          <w:rPr>
            <w:noProof/>
          </w:rPr>
          <w:fldChar w:fldCharType="end"/>
        </w:r>
      </w:ins>
    </w:p>
    <w:p w:rsidR="000F3093" w:rsidRDefault="000F3093">
      <w:pPr>
        <w:pStyle w:val="TOC3"/>
        <w:tabs>
          <w:tab w:val="left" w:pos="1320"/>
          <w:tab w:val="right" w:leader="dot" w:pos="9962"/>
        </w:tabs>
        <w:rPr>
          <w:ins w:id="320" w:author="Geoff Hook" w:date="2016-10-04T14:17:00Z"/>
          <w:rFonts w:cstheme="minorBidi"/>
          <w:noProof/>
          <w:sz w:val="22"/>
          <w:szCs w:val="22"/>
          <w:lang w:val="en-GB" w:eastAsia="en-GB"/>
        </w:rPr>
      </w:pPr>
      <w:ins w:id="321" w:author="Geoff Hook" w:date="2016-10-04T14:17:00Z">
        <w:r>
          <w:rPr>
            <w:noProof/>
          </w:rPr>
          <w:t>5.3.3</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_Toc463354065 \h </w:instrText>
        </w:r>
      </w:ins>
      <w:r>
        <w:rPr>
          <w:noProof/>
        </w:rPr>
      </w:r>
      <w:r>
        <w:rPr>
          <w:noProof/>
        </w:rPr>
        <w:fldChar w:fldCharType="separate"/>
      </w:r>
      <w:ins w:id="322" w:author="Simon Ringuette" w:date="2016-12-21T21:04:00Z">
        <w:r w:rsidR="00014DF3">
          <w:rPr>
            <w:noProof/>
          </w:rPr>
          <w:t>28</w:t>
        </w:r>
      </w:ins>
      <w:ins w:id="323" w:author="Geoff Hook" w:date="2016-10-04T14:17:00Z">
        <w:r>
          <w:rPr>
            <w:noProof/>
          </w:rPr>
          <w:fldChar w:fldCharType="end"/>
        </w:r>
      </w:ins>
    </w:p>
    <w:p w:rsidR="000F3093" w:rsidRDefault="000F3093">
      <w:pPr>
        <w:pStyle w:val="TOC4"/>
        <w:tabs>
          <w:tab w:val="left" w:pos="1760"/>
          <w:tab w:val="right" w:leader="dot" w:pos="9962"/>
        </w:tabs>
        <w:rPr>
          <w:ins w:id="324" w:author="Geoff Hook" w:date="2016-10-04T14:17:00Z"/>
          <w:rFonts w:cstheme="minorBidi"/>
          <w:noProof/>
          <w:sz w:val="22"/>
          <w:szCs w:val="22"/>
          <w:lang w:val="en-GB" w:eastAsia="en-GB"/>
        </w:rPr>
      </w:pPr>
      <w:ins w:id="325" w:author="Geoff Hook" w:date="2016-10-04T14:17:00Z">
        <w:r>
          <w:rPr>
            <w:noProof/>
          </w:rPr>
          <w:t>5.3.3.1</w:t>
        </w:r>
        <w:r>
          <w:rPr>
            <w:rFonts w:cstheme="minorBidi"/>
            <w:noProof/>
            <w:sz w:val="22"/>
            <w:szCs w:val="22"/>
            <w:lang w:val="en-GB" w:eastAsia="en-GB"/>
          </w:rPr>
          <w:tab/>
        </w:r>
        <w:r>
          <w:rPr>
            <w:noProof/>
          </w:rPr>
          <w:t>Simulation parameters</w:t>
        </w:r>
        <w:r>
          <w:rPr>
            <w:noProof/>
          </w:rPr>
          <w:tab/>
        </w:r>
        <w:r>
          <w:rPr>
            <w:noProof/>
          </w:rPr>
          <w:fldChar w:fldCharType="begin"/>
        </w:r>
        <w:r>
          <w:rPr>
            <w:noProof/>
          </w:rPr>
          <w:instrText xml:space="preserve"> PAGEREF _Toc463354066 \h </w:instrText>
        </w:r>
      </w:ins>
      <w:r>
        <w:rPr>
          <w:noProof/>
        </w:rPr>
      </w:r>
      <w:r>
        <w:rPr>
          <w:noProof/>
        </w:rPr>
        <w:fldChar w:fldCharType="separate"/>
      </w:r>
      <w:ins w:id="326" w:author="Simon Ringuette" w:date="2016-12-21T21:04:00Z">
        <w:r w:rsidR="00014DF3">
          <w:rPr>
            <w:noProof/>
          </w:rPr>
          <w:t>28</w:t>
        </w:r>
      </w:ins>
      <w:ins w:id="327" w:author="Geoff Hook" w:date="2016-10-04T14:17:00Z">
        <w:r>
          <w:rPr>
            <w:noProof/>
          </w:rPr>
          <w:fldChar w:fldCharType="end"/>
        </w:r>
      </w:ins>
    </w:p>
    <w:p w:rsidR="000F3093" w:rsidRDefault="000F3093">
      <w:pPr>
        <w:pStyle w:val="TOC4"/>
        <w:tabs>
          <w:tab w:val="left" w:pos="1760"/>
          <w:tab w:val="right" w:leader="dot" w:pos="9962"/>
        </w:tabs>
        <w:rPr>
          <w:ins w:id="328" w:author="Geoff Hook" w:date="2016-10-04T14:17:00Z"/>
          <w:rFonts w:cstheme="minorBidi"/>
          <w:noProof/>
          <w:sz w:val="22"/>
          <w:szCs w:val="22"/>
          <w:lang w:val="en-GB" w:eastAsia="en-GB"/>
        </w:rPr>
      </w:pPr>
      <w:ins w:id="329" w:author="Geoff Hook" w:date="2016-10-04T14:17:00Z">
        <w:r>
          <w:rPr>
            <w:noProof/>
          </w:rPr>
          <w:t>5.3.3.2</w:t>
        </w:r>
        <w:r>
          <w:rPr>
            <w:rFonts w:cstheme="minorBidi"/>
            <w:noProof/>
            <w:sz w:val="22"/>
            <w:szCs w:val="22"/>
            <w:lang w:val="en-GB" w:eastAsia="en-GB"/>
          </w:rPr>
          <w:tab/>
        </w:r>
        <w:r>
          <w:rPr>
            <w:noProof/>
          </w:rPr>
          <w:t>Process Triggers</w:t>
        </w:r>
        <w:r>
          <w:rPr>
            <w:noProof/>
          </w:rPr>
          <w:tab/>
        </w:r>
        <w:r>
          <w:rPr>
            <w:noProof/>
          </w:rPr>
          <w:fldChar w:fldCharType="begin"/>
        </w:r>
        <w:r>
          <w:rPr>
            <w:noProof/>
          </w:rPr>
          <w:instrText xml:space="preserve"> PAGEREF _Toc463354067 \h </w:instrText>
        </w:r>
      </w:ins>
      <w:r>
        <w:rPr>
          <w:noProof/>
        </w:rPr>
      </w:r>
      <w:r>
        <w:rPr>
          <w:noProof/>
        </w:rPr>
        <w:fldChar w:fldCharType="separate"/>
      </w:r>
      <w:ins w:id="330" w:author="Simon Ringuette" w:date="2016-12-21T21:04:00Z">
        <w:r w:rsidR="00014DF3">
          <w:rPr>
            <w:noProof/>
          </w:rPr>
          <w:t>28</w:t>
        </w:r>
      </w:ins>
      <w:ins w:id="331" w:author="Geoff Hook" w:date="2016-10-04T14:17:00Z">
        <w:r>
          <w:rPr>
            <w:noProof/>
          </w:rPr>
          <w:fldChar w:fldCharType="end"/>
        </w:r>
      </w:ins>
    </w:p>
    <w:p w:rsidR="000F3093" w:rsidRDefault="000F3093">
      <w:pPr>
        <w:pStyle w:val="TOC4"/>
        <w:tabs>
          <w:tab w:val="left" w:pos="1760"/>
          <w:tab w:val="right" w:leader="dot" w:pos="9962"/>
        </w:tabs>
        <w:rPr>
          <w:ins w:id="332" w:author="Geoff Hook" w:date="2016-10-04T14:17:00Z"/>
          <w:rFonts w:cstheme="minorBidi"/>
          <w:noProof/>
          <w:sz w:val="22"/>
          <w:szCs w:val="22"/>
          <w:lang w:val="en-GB" w:eastAsia="en-GB"/>
        </w:rPr>
      </w:pPr>
      <w:ins w:id="333" w:author="Geoff Hook" w:date="2016-10-04T14:17:00Z">
        <w:r>
          <w:rPr>
            <w:noProof/>
          </w:rPr>
          <w:t>5.3.3.3</w:t>
        </w:r>
        <w:r>
          <w:rPr>
            <w:rFonts w:cstheme="minorBidi"/>
            <w:noProof/>
            <w:sz w:val="22"/>
            <w:szCs w:val="22"/>
            <w:lang w:val="en-GB" w:eastAsia="en-GB"/>
          </w:rPr>
          <w:tab/>
        </w:r>
        <w:r>
          <w:rPr>
            <w:noProof/>
          </w:rPr>
          <w:t>Decision points</w:t>
        </w:r>
        <w:r>
          <w:rPr>
            <w:noProof/>
          </w:rPr>
          <w:tab/>
        </w:r>
        <w:r>
          <w:rPr>
            <w:noProof/>
          </w:rPr>
          <w:fldChar w:fldCharType="begin"/>
        </w:r>
        <w:r>
          <w:rPr>
            <w:noProof/>
          </w:rPr>
          <w:instrText xml:space="preserve"> PAGEREF _Toc463354068 \h </w:instrText>
        </w:r>
      </w:ins>
      <w:r>
        <w:rPr>
          <w:noProof/>
        </w:rPr>
      </w:r>
      <w:r>
        <w:rPr>
          <w:noProof/>
        </w:rPr>
        <w:fldChar w:fldCharType="separate"/>
      </w:r>
      <w:ins w:id="334" w:author="Simon Ringuette" w:date="2016-12-21T21:04:00Z">
        <w:r w:rsidR="00014DF3">
          <w:rPr>
            <w:noProof/>
          </w:rPr>
          <w:t>28</w:t>
        </w:r>
      </w:ins>
      <w:ins w:id="335" w:author="Geoff Hook" w:date="2016-10-04T14:17:00Z">
        <w:r>
          <w:rPr>
            <w:noProof/>
          </w:rPr>
          <w:fldChar w:fldCharType="end"/>
        </w:r>
      </w:ins>
    </w:p>
    <w:p w:rsidR="000F3093" w:rsidRDefault="000F3093">
      <w:pPr>
        <w:pStyle w:val="TOC4"/>
        <w:tabs>
          <w:tab w:val="left" w:pos="1760"/>
          <w:tab w:val="right" w:leader="dot" w:pos="9962"/>
        </w:tabs>
        <w:rPr>
          <w:ins w:id="336" w:author="Geoff Hook" w:date="2016-10-04T14:17:00Z"/>
          <w:rFonts w:cstheme="minorBidi"/>
          <w:noProof/>
          <w:sz w:val="22"/>
          <w:szCs w:val="22"/>
          <w:lang w:val="en-GB" w:eastAsia="en-GB"/>
        </w:rPr>
      </w:pPr>
      <w:ins w:id="337" w:author="Geoff Hook" w:date="2016-10-04T14:17:00Z">
        <w:r>
          <w:rPr>
            <w:noProof/>
          </w:rPr>
          <w:t>5.3.3.4</w:t>
        </w:r>
        <w:r>
          <w:rPr>
            <w:rFonts w:cstheme="minorBidi"/>
            <w:noProof/>
            <w:sz w:val="22"/>
            <w:szCs w:val="22"/>
            <w:lang w:val="en-GB" w:eastAsia="en-GB"/>
          </w:rPr>
          <w:tab/>
        </w:r>
        <w:r>
          <w:rPr>
            <w:noProof/>
          </w:rPr>
          <w:t>Results requested</w:t>
        </w:r>
        <w:r>
          <w:rPr>
            <w:noProof/>
          </w:rPr>
          <w:tab/>
        </w:r>
        <w:r>
          <w:rPr>
            <w:noProof/>
          </w:rPr>
          <w:fldChar w:fldCharType="begin"/>
        </w:r>
        <w:r>
          <w:rPr>
            <w:noProof/>
          </w:rPr>
          <w:instrText xml:space="preserve"> PAGEREF _Toc463354069 \h </w:instrText>
        </w:r>
      </w:ins>
      <w:r>
        <w:rPr>
          <w:noProof/>
        </w:rPr>
      </w:r>
      <w:r>
        <w:rPr>
          <w:noProof/>
        </w:rPr>
        <w:fldChar w:fldCharType="separate"/>
      </w:r>
      <w:ins w:id="338" w:author="Simon Ringuette" w:date="2016-12-21T21:04:00Z">
        <w:r w:rsidR="00014DF3">
          <w:rPr>
            <w:noProof/>
          </w:rPr>
          <w:t>29</w:t>
        </w:r>
      </w:ins>
      <w:ins w:id="339" w:author="Geoff Hook" w:date="2016-10-04T14:17:00Z">
        <w:r>
          <w:rPr>
            <w:noProof/>
          </w:rPr>
          <w:fldChar w:fldCharType="end"/>
        </w:r>
      </w:ins>
    </w:p>
    <w:p w:rsidR="000F3093" w:rsidRDefault="000F3093">
      <w:pPr>
        <w:pStyle w:val="TOC3"/>
        <w:tabs>
          <w:tab w:val="left" w:pos="1320"/>
          <w:tab w:val="right" w:leader="dot" w:pos="9962"/>
        </w:tabs>
        <w:rPr>
          <w:ins w:id="340" w:author="Geoff Hook" w:date="2016-10-04T14:17:00Z"/>
          <w:rFonts w:cstheme="minorBidi"/>
          <w:noProof/>
          <w:sz w:val="22"/>
          <w:szCs w:val="22"/>
          <w:lang w:val="en-GB" w:eastAsia="en-GB"/>
        </w:rPr>
      </w:pPr>
      <w:ins w:id="341" w:author="Geoff Hook" w:date="2016-10-04T14:17:00Z">
        <w:r>
          <w:rPr>
            <w:noProof/>
          </w:rPr>
          <w:t>5.3.4</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_Toc463354070 \h </w:instrText>
        </w:r>
      </w:ins>
      <w:r>
        <w:rPr>
          <w:noProof/>
        </w:rPr>
      </w:r>
      <w:r>
        <w:rPr>
          <w:noProof/>
        </w:rPr>
        <w:fldChar w:fldCharType="separate"/>
      </w:r>
      <w:ins w:id="342" w:author="Simon Ringuette" w:date="2016-12-21T21:04:00Z">
        <w:r w:rsidR="00014DF3">
          <w:rPr>
            <w:noProof/>
          </w:rPr>
          <w:t>29</w:t>
        </w:r>
      </w:ins>
      <w:ins w:id="343" w:author="Geoff Hook" w:date="2016-10-04T14:17:00Z">
        <w:r>
          <w:rPr>
            <w:noProof/>
          </w:rPr>
          <w:fldChar w:fldCharType="end"/>
        </w:r>
      </w:ins>
    </w:p>
    <w:p w:rsidR="000F3093" w:rsidRDefault="000F3093">
      <w:pPr>
        <w:pStyle w:val="TOC3"/>
        <w:tabs>
          <w:tab w:val="left" w:pos="1320"/>
          <w:tab w:val="right" w:leader="dot" w:pos="9962"/>
        </w:tabs>
        <w:rPr>
          <w:ins w:id="344" w:author="Geoff Hook" w:date="2016-10-04T14:17:00Z"/>
          <w:rFonts w:cstheme="minorBidi"/>
          <w:noProof/>
          <w:sz w:val="22"/>
          <w:szCs w:val="22"/>
          <w:lang w:val="en-GB" w:eastAsia="en-GB"/>
        </w:rPr>
      </w:pPr>
      <w:ins w:id="345" w:author="Geoff Hook" w:date="2016-10-04T14:17:00Z">
        <w:r>
          <w:rPr>
            <w:noProof/>
          </w:rPr>
          <w:t>5.3.5</w:t>
        </w:r>
        <w:r>
          <w:rPr>
            <w:rFonts w:cstheme="minorBidi"/>
            <w:noProof/>
            <w:sz w:val="22"/>
            <w:szCs w:val="22"/>
            <w:lang w:val="en-GB" w:eastAsia="en-GB"/>
          </w:rPr>
          <w:tab/>
        </w:r>
        <w:r>
          <w:rPr>
            <w:noProof/>
          </w:rPr>
          <w:t>Conclusions and further investigations</w:t>
        </w:r>
        <w:r>
          <w:rPr>
            <w:noProof/>
          </w:rPr>
          <w:tab/>
        </w:r>
        <w:r>
          <w:rPr>
            <w:noProof/>
          </w:rPr>
          <w:fldChar w:fldCharType="begin"/>
        </w:r>
        <w:r>
          <w:rPr>
            <w:noProof/>
          </w:rPr>
          <w:instrText xml:space="preserve"> PAGEREF _Toc463354071 \h </w:instrText>
        </w:r>
      </w:ins>
      <w:r>
        <w:rPr>
          <w:noProof/>
        </w:rPr>
      </w:r>
      <w:r>
        <w:rPr>
          <w:noProof/>
        </w:rPr>
        <w:fldChar w:fldCharType="separate"/>
      </w:r>
      <w:ins w:id="346" w:author="Simon Ringuette" w:date="2016-12-21T21:04:00Z">
        <w:r w:rsidR="00014DF3">
          <w:rPr>
            <w:noProof/>
          </w:rPr>
          <w:t>29</w:t>
        </w:r>
      </w:ins>
      <w:ins w:id="347" w:author="Geoff Hook" w:date="2016-10-04T14:17:00Z">
        <w:r>
          <w:rPr>
            <w:noProof/>
          </w:rPr>
          <w:fldChar w:fldCharType="end"/>
        </w:r>
      </w:ins>
    </w:p>
    <w:p w:rsidR="000F3093" w:rsidRDefault="000F3093">
      <w:pPr>
        <w:pStyle w:val="TOC2"/>
        <w:tabs>
          <w:tab w:val="left" w:pos="880"/>
          <w:tab w:val="right" w:leader="dot" w:pos="9962"/>
        </w:tabs>
        <w:rPr>
          <w:ins w:id="348" w:author="Geoff Hook" w:date="2016-10-04T14:17:00Z"/>
          <w:rFonts w:cstheme="minorBidi"/>
          <w:noProof/>
          <w:sz w:val="22"/>
          <w:szCs w:val="22"/>
          <w:lang w:val="en-GB" w:eastAsia="en-GB"/>
        </w:rPr>
      </w:pPr>
      <w:ins w:id="349" w:author="Geoff Hook" w:date="2016-10-04T14:17:00Z">
        <w:r>
          <w:rPr>
            <w:noProof/>
          </w:rPr>
          <w:t>5.4</w:t>
        </w:r>
        <w:r>
          <w:rPr>
            <w:rFonts w:cstheme="minorBidi"/>
            <w:noProof/>
            <w:sz w:val="22"/>
            <w:szCs w:val="22"/>
            <w:lang w:val="en-GB" w:eastAsia="en-GB"/>
          </w:rPr>
          <w:tab/>
        </w:r>
        <w:r>
          <w:rPr>
            <w:noProof/>
          </w:rPr>
          <w:t>Simulation scenario 2: Explore temporal perspective</w:t>
        </w:r>
        <w:r>
          <w:rPr>
            <w:noProof/>
          </w:rPr>
          <w:tab/>
        </w:r>
        <w:r>
          <w:rPr>
            <w:noProof/>
          </w:rPr>
          <w:fldChar w:fldCharType="begin"/>
        </w:r>
        <w:r>
          <w:rPr>
            <w:noProof/>
          </w:rPr>
          <w:instrText xml:space="preserve"> PAGEREF _Toc463354072 \h </w:instrText>
        </w:r>
      </w:ins>
      <w:r>
        <w:rPr>
          <w:noProof/>
        </w:rPr>
      </w:r>
      <w:r>
        <w:rPr>
          <w:noProof/>
        </w:rPr>
        <w:fldChar w:fldCharType="separate"/>
      </w:r>
      <w:ins w:id="350" w:author="Simon Ringuette" w:date="2016-12-21T21:04:00Z">
        <w:r w:rsidR="00014DF3">
          <w:rPr>
            <w:noProof/>
          </w:rPr>
          <w:t>30</w:t>
        </w:r>
      </w:ins>
      <w:ins w:id="351" w:author="Geoff Hook" w:date="2016-10-04T14:17:00Z">
        <w:r>
          <w:rPr>
            <w:noProof/>
          </w:rPr>
          <w:fldChar w:fldCharType="end"/>
        </w:r>
      </w:ins>
    </w:p>
    <w:p w:rsidR="000F3093" w:rsidRDefault="000F3093">
      <w:pPr>
        <w:pStyle w:val="TOC3"/>
        <w:tabs>
          <w:tab w:val="left" w:pos="1320"/>
          <w:tab w:val="right" w:leader="dot" w:pos="9962"/>
        </w:tabs>
        <w:rPr>
          <w:ins w:id="352" w:author="Geoff Hook" w:date="2016-10-04T14:17:00Z"/>
          <w:rFonts w:cstheme="minorBidi"/>
          <w:noProof/>
          <w:sz w:val="22"/>
          <w:szCs w:val="22"/>
          <w:lang w:val="en-GB" w:eastAsia="en-GB"/>
        </w:rPr>
      </w:pPr>
      <w:ins w:id="353" w:author="Geoff Hook" w:date="2016-10-04T14:17:00Z">
        <w:r>
          <w:rPr>
            <w:noProof/>
          </w:rPr>
          <w:t>5.4.1</w:t>
        </w:r>
        <w:r>
          <w:rPr>
            <w:rFonts w:cstheme="minorBidi"/>
            <w:noProof/>
            <w:sz w:val="22"/>
            <w:szCs w:val="22"/>
            <w:lang w:val="en-GB" w:eastAsia="en-GB"/>
          </w:rPr>
          <w:tab/>
        </w:r>
        <w:r>
          <w:rPr>
            <w:noProof/>
          </w:rPr>
          <w:t>Approach / Hypothesis</w:t>
        </w:r>
        <w:r>
          <w:rPr>
            <w:noProof/>
          </w:rPr>
          <w:tab/>
        </w:r>
        <w:r>
          <w:rPr>
            <w:noProof/>
          </w:rPr>
          <w:fldChar w:fldCharType="begin"/>
        </w:r>
        <w:r>
          <w:rPr>
            <w:noProof/>
          </w:rPr>
          <w:instrText xml:space="preserve"> PAGEREF _Toc463354073 \h </w:instrText>
        </w:r>
      </w:ins>
      <w:r>
        <w:rPr>
          <w:noProof/>
        </w:rPr>
      </w:r>
      <w:r>
        <w:rPr>
          <w:noProof/>
        </w:rPr>
        <w:fldChar w:fldCharType="separate"/>
      </w:r>
      <w:ins w:id="354" w:author="Simon Ringuette" w:date="2016-12-21T21:04:00Z">
        <w:r w:rsidR="00014DF3">
          <w:rPr>
            <w:noProof/>
          </w:rPr>
          <w:t>30</w:t>
        </w:r>
      </w:ins>
      <w:ins w:id="355" w:author="Geoff Hook" w:date="2016-10-04T14:17:00Z">
        <w:r>
          <w:rPr>
            <w:noProof/>
          </w:rPr>
          <w:fldChar w:fldCharType="end"/>
        </w:r>
      </w:ins>
    </w:p>
    <w:p w:rsidR="000F3093" w:rsidRDefault="000F3093">
      <w:pPr>
        <w:pStyle w:val="TOC3"/>
        <w:tabs>
          <w:tab w:val="left" w:pos="1320"/>
          <w:tab w:val="right" w:leader="dot" w:pos="9962"/>
        </w:tabs>
        <w:rPr>
          <w:ins w:id="356" w:author="Geoff Hook" w:date="2016-10-04T14:17:00Z"/>
          <w:rFonts w:cstheme="minorBidi"/>
          <w:noProof/>
          <w:sz w:val="22"/>
          <w:szCs w:val="22"/>
          <w:lang w:val="en-GB" w:eastAsia="en-GB"/>
        </w:rPr>
      </w:pPr>
      <w:ins w:id="357" w:author="Geoff Hook" w:date="2016-10-04T14:17:00Z">
        <w:r>
          <w:rPr>
            <w:noProof/>
          </w:rPr>
          <w:t>5.4.2</w:t>
        </w:r>
        <w:r>
          <w:rPr>
            <w:rFonts w:cstheme="minorBidi"/>
            <w:noProof/>
            <w:sz w:val="22"/>
            <w:szCs w:val="22"/>
            <w:lang w:val="en-GB" w:eastAsia="en-GB"/>
          </w:rPr>
          <w:tab/>
        </w:r>
        <w:r>
          <w:rPr>
            <w:noProof/>
          </w:rPr>
          <w:t>Goals</w:t>
        </w:r>
        <w:r>
          <w:rPr>
            <w:noProof/>
          </w:rPr>
          <w:tab/>
        </w:r>
        <w:r>
          <w:rPr>
            <w:noProof/>
          </w:rPr>
          <w:fldChar w:fldCharType="begin"/>
        </w:r>
        <w:r>
          <w:rPr>
            <w:noProof/>
          </w:rPr>
          <w:instrText xml:space="preserve"> PAGEREF _Toc463354074 \h </w:instrText>
        </w:r>
      </w:ins>
      <w:r>
        <w:rPr>
          <w:noProof/>
        </w:rPr>
      </w:r>
      <w:r>
        <w:rPr>
          <w:noProof/>
        </w:rPr>
        <w:fldChar w:fldCharType="separate"/>
      </w:r>
      <w:ins w:id="358" w:author="Simon Ringuette" w:date="2016-12-21T21:04:00Z">
        <w:r w:rsidR="00014DF3">
          <w:rPr>
            <w:noProof/>
          </w:rPr>
          <w:t>31</w:t>
        </w:r>
      </w:ins>
      <w:ins w:id="359" w:author="Geoff Hook" w:date="2016-10-04T14:17:00Z">
        <w:r>
          <w:rPr>
            <w:noProof/>
          </w:rPr>
          <w:fldChar w:fldCharType="end"/>
        </w:r>
      </w:ins>
    </w:p>
    <w:p w:rsidR="000F3093" w:rsidRDefault="000F3093">
      <w:pPr>
        <w:pStyle w:val="TOC3"/>
        <w:tabs>
          <w:tab w:val="left" w:pos="1320"/>
          <w:tab w:val="right" w:leader="dot" w:pos="9962"/>
        </w:tabs>
        <w:rPr>
          <w:ins w:id="360" w:author="Geoff Hook" w:date="2016-10-04T14:17:00Z"/>
          <w:rFonts w:cstheme="minorBidi"/>
          <w:noProof/>
          <w:sz w:val="22"/>
          <w:szCs w:val="22"/>
          <w:lang w:val="en-GB" w:eastAsia="en-GB"/>
        </w:rPr>
      </w:pPr>
      <w:ins w:id="361" w:author="Geoff Hook" w:date="2016-10-04T14:17:00Z">
        <w:r>
          <w:rPr>
            <w:noProof/>
          </w:rPr>
          <w:t>5.4.3</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_Toc463354079 \h </w:instrText>
        </w:r>
      </w:ins>
      <w:r>
        <w:rPr>
          <w:noProof/>
        </w:rPr>
      </w:r>
      <w:r>
        <w:rPr>
          <w:noProof/>
        </w:rPr>
        <w:fldChar w:fldCharType="separate"/>
      </w:r>
      <w:ins w:id="362" w:author="Simon Ringuette" w:date="2016-12-21T21:04:00Z">
        <w:r w:rsidR="00014DF3">
          <w:rPr>
            <w:noProof/>
          </w:rPr>
          <w:t>31</w:t>
        </w:r>
      </w:ins>
      <w:ins w:id="363" w:author="Geoff Hook" w:date="2016-10-04T14:17:00Z">
        <w:r>
          <w:rPr>
            <w:noProof/>
          </w:rPr>
          <w:fldChar w:fldCharType="end"/>
        </w:r>
      </w:ins>
    </w:p>
    <w:p w:rsidR="000F3093" w:rsidRDefault="000F3093">
      <w:pPr>
        <w:pStyle w:val="TOC4"/>
        <w:tabs>
          <w:tab w:val="left" w:pos="1760"/>
          <w:tab w:val="right" w:leader="dot" w:pos="9962"/>
        </w:tabs>
        <w:rPr>
          <w:ins w:id="364" w:author="Geoff Hook" w:date="2016-10-04T14:17:00Z"/>
          <w:rFonts w:cstheme="minorBidi"/>
          <w:noProof/>
          <w:sz w:val="22"/>
          <w:szCs w:val="22"/>
          <w:lang w:val="en-GB" w:eastAsia="en-GB"/>
        </w:rPr>
      </w:pPr>
      <w:ins w:id="365" w:author="Geoff Hook" w:date="2016-10-04T14:17:00Z">
        <w:r>
          <w:rPr>
            <w:noProof/>
          </w:rPr>
          <w:t>5.4.3.1</w:t>
        </w:r>
        <w:r>
          <w:rPr>
            <w:rFonts w:cstheme="minorBidi"/>
            <w:noProof/>
            <w:sz w:val="22"/>
            <w:szCs w:val="22"/>
            <w:lang w:val="en-GB" w:eastAsia="en-GB"/>
          </w:rPr>
          <w:tab/>
        </w:r>
        <w:r>
          <w:rPr>
            <w:noProof/>
          </w:rPr>
          <w:t>Activity Durations</w:t>
        </w:r>
        <w:r>
          <w:rPr>
            <w:noProof/>
          </w:rPr>
          <w:tab/>
        </w:r>
        <w:r>
          <w:rPr>
            <w:noProof/>
          </w:rPr>
          <w:fldChar w:fldCharType="begin"/>
        </w:r>
        <w:r>
          <w:rPr>
            <w:noProof/>
          </w:rPr>
          <w:instrText xml:space="preserve"> PAGEREF _Toc463354080 \h </w:instrText>
        </w:r>
      </w:ins>
      <w:r>
        <w:rPr>
          <w:noProof/>
        </w:rPr>
      </w:r>
      <w:r>
        <w:rPr>
          <w:noProof/>
        </w:rPr>
        <w:fldChar w:fldCharType="separate"/>
      </w:r>
      <w:ins w:id="366" w:author="Simon Ringuette" w:date="2016-12-21T21:04:00Z">
        <w:r w:rsidR="00014DF3">
          <w:rPr>
            <w:noProof/>
          </w:rPr>
          <w:t>31</w:t>
        </w:r>
      </w:ins>
      <w:ins w:id="367" w:author="Geoff Hook" w:date="2016-10-04T14:17:00Z">
        <w:r>
          <w:rPr>
            <w:noProof/>
          </w:rPr>
          <w:fldChar w:fldCharType="end"/>
        </w:r>
      </w:ins>
    </w:p>
    <w:p w:rsidR="000F3093" w:rsidRDefault="000F3093">
      <w:pPr>
        <w:pStyle w:val="TOC4"/>
        <w:tabs>
          <w:tab w:val="left" w:pos="1760"/>
          <w:tab w:val="right" w:leader="dot" w:pos="9962"/>
        </w:tabs>
        <w:rPr>
          <w:ins w:id="368" w:author="Geoff Hook" w:date="2016-10-04T14:17:00Z"/>
          <w:rFonts w:cstheme="minorBidi"/>
          <w:noProof/>
          <w:sz w:val="22"/>
          <w:szCs w:val="22"/>
          <w:lang w:val="en-GB" w:eastAsia="en-GB"/>
        </w:rPr>
      </w:pPr>
      <w:ins w:id="369" w:author="Geoff Hook" w:date="2016-10-04T14:17:00Z">
        <w:r>
          <w:rPr>
            <w:noProof/>
          </w:rPr>
          <w:t>5.4.3.2</w:t>
        </w:r>
        <w:r>
          <w:rPr>
            <w:rFonts w:cstheme="minorBidi"/>
            <w:noProof/>
            <w:sz w:val="22"/>
            <w:szCs w:val="22"/>
            <w:lang w:val="en-GB" w:eastAsia="en-GB"/>
          </w:rPr>
          <w:tab/>
        </w:r>
        <w:r>
          <w:rPr>
            <w:noProof/>
          </w:rPr>
          <w:t>Results requested</w:t>
        </w:r>
        <w:r>
          <w:rPr>
            <w:noProof/>
          </w:rPr>
          <w:tab/>
        </w:r>
        <w:r>
          <w:rPr>
            <w:noProof/>
          </w:rPr>
          <w:fldChar w:fldCharType="begin"/>
        </w:r>
        <w:r>
          <w:rPr>
            <w:noProof/>
          </w:rPr>
          <w:instrText xml:space="preserve"> PAGEREF _Toc463354081 \h </w:instrText>
        </w:r>
      </w:ins>
      <w:r>
        <w:rPr>
          <w:noProof/>
        </w:rPr>
      </w:r>
      <w:r>
        <w:rPr>
          <w:noProof/>
        </w:rPr>
        <w:fldChar w:fldCharType="separate"/>
      </w:r>
      <w:ins w:id="370" w:author="Simon Ringuette" w:date="2016-12-21T21:04:00Z">
        <w:r w:rsidR="00014DF3">
          <w:rPr>
            <w:noProof/>
          </w:rPr>
          <w:t>32</w:t>
        </w:r>
      </w:ins>
      <w:ins w:id="371" w:author="Geoff Hook" w:date="2016-10-04T14:17:00Z">
        <w:r>
          <w:rPr>
            <w:noProof/>
          </w:rPr>
          <w:fldChar w:fldCharType="end"/>
        </w:r>
      </w:ins>
    </w:p>
    <w:p w:rsidR="000F3093" w:rsidRDefault="000F3093">
      <w:pPr>
        <w:pStyle w:val="TOC3"/>
        <w:tabs>
          <w:tab w:val="left" w:pos="1320"/>
          <w:tab w:val="right" w:leader="dot" w:pos="9962"/>
        </w:tabs>
        <w:rPr>
          <w:ins w:id="372" w:author="Geoff Hook" w:date="2016-10-04T14:17:00Z"/>
          <w:rFonts w:cstheme="minorBidi"/>
          <w:noProof/>
          <w:sz w:val="22"/>
          <w:szCs w:val="22"/>
          <w:lang w:val="en-GB" w:eastAsia="en-GB"/>
        </w:rPr>
      </w:pPr>
      <w:ins w:id="373" w:author="Geoff Hook" w:date="2016-10-04T14:17:00Z">
        <w:r>
          <w:rPr>
            <w:noProof/>
          </w:rPr>
          <w:t>5.4.4</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_Toc463354083 \h </w:instrText>
        </w:r>
      </w:ins>
      <w:r>
        <w:rPr>
          <w:noProof/>
        </w:rPr>
      </w:r>
      <w:r>
        <w:rPr>
          <w:noProof/>
        </w:rPr>
        <w:fldChar w:fldCharType="separate"/>
      </w:r>
      <w:ins w:id="374" w:author="Simon Ringuette" w:date="2016-12-21T21:04:00Z">
        <w:r w:rsidR="00014DF3">
          <w:rPr>
            <w:noProof/>
          </w:rPr>
          <w:t>32</w:t>
        </w:r>
      </w:ins>
      <w:ins w:id="375" w:author="Geoff Hook" w:date="2016-10-04T14:17:00Z">
        <w:r>
          <w:rPr>
            <w:noProof/>
          </w:rPr>
          <w:fldChar w:fldCharType="end"/>
        </w:r>
      </w:ins>
    </w:p>
    <w:p w:rsidR="000F3093" w:rsidRDefault="000F3093">
      <w:pPr>
        <w:pStyle w:val="TOC3"/>
        <w:tabs>
          <w:tab w:val="left" w:pos="1320"/>
          <w:tab w:val="right" w:leader="dot" w:pos="9962"/>
        </w:tabs>
        <w:rPr>
          <w:ins w:id="376" w:author="Geoff Hook" w:date="2016-10-04T14:17:00Z"/>
          <w:rFonts w:cstheme="minorBidi"/>
          <w:noProof/>
          <w:sz w:val="22"/>
          <w:szCs w:val="22"/>
          <w:lang w:val="en-GB" w:eastAsia="en-GB"/>
        </w:rPr>
      </w:pPr>
      <w:ins w:id="377" w:author="Geoff Hook" w:date="2016-10-04T14:17:00Z">
        <w:r>
          <w:rPr>
            <w:noProof/>
          </w:rPr>
          <w:t>5.4.5</w:t>
        </w:r>
        <w:r>
          <w:rPr>
            <w:rFonts w:cstheme="minorBidi"/>
            <w:noProof/>
            <w:sz w:val="22"/>
            <w:szCs w:val="22"/>
            <w:lang w:val="en-GB" w:eastAsia="en-GB"/>
          </w:rPr>
          <w:tab/>
        </w:r>
        <w:r>
          <w:rPr>
            <w:noProof/>
          </w:rPr>
          <w:t>Conclusion and further investigations</w:t>
        </w:r>
        <w:r>
          <w:rPr>
            <w:noProof/>
          </w:rPr>
          <w:tab/>
        </w:r>
        <w:r>
          <w:rPr>
            <w:noProof/>
          </w:rPr>
          <w:fldChar w:fldCharType="begin"/>
        </w:r>
        <w:r>
          <w:rPr>
            <w:noProof/>
          </w:rPr>
          <w:instrText xml:space="preserve"> PAGEREF _Toc463354084 \h </w:instrText>
        </w:r>
      </w:ins>
      <w:r>
        <w:rPr>
          <w:noProof/>
        </w:rPr>
      </w:r>
      <w:r>
        <w:rPr>
          <w:noProof/>
        </w:rPr>
        <w:fldChar w:fldCharType="separate"/>
      </w:r>
      <w:ins w:id="378" w:author="Simon Ringuette" w:date="2016-12-21T21:04:00Z">
        <w:r w:rsidR="00014DF3">
          <w:rPr>
            <w:noProof/>
          </w:rPr>
          <w:t>32</w:t>
        </w:r>
      </w:ins>
      <w:ins w:id="379" w:author="Geoff Hook" w:date="2016-10-04T14:17:00Z">
        <w:r>
          <w:rPr>
            <w:noProof/>
          </w:rPr>
          <w:fldChar w:fldCharType="end"/>
        </w:r>
      </w:ins>
    </w:p>
    <w:p w:rsidR="000F3093" w:rsidRDefault="000F3093">
      <w:pPr>
        <w:pStyle w:val="TOC2"/>
        <w:tabs>
          <w:tab w:val="left" w:pos="880"/>
          <w:tab w:val="right" w:leader="dot" w:pos="9962"/>
        </w:tabs>
        <w:rPr>
          <w:ins w:id="380" w:author="Geoff Hook" w:date="2016-10-04T14:17:00Z"/>
          <w:rFonts w:cstheme="minorBidi"/>
          <w:noProof/>
          <w:sz w:val="22"/>
          <w:szCs w:val="22"/>
          <w:lang w:val="en-GB" w:eastAsia="en-GB"/>
        </w:rPr>
      </w:pPr>
      <w:ins w:id="381" w:author="Geoff Hook" w:date="2016-10-04T14:17:00Z">
        <w:r>
          <w:rPr>
            <w:noProof/>
          </w:rPr>
          <w:t>5.5</w:t>
        </w:r>
        <w:r>
          <w:rPr>
            <w:rFonts w:cstheme="minorBidi"/>
            <w:noProof/>
            <w:sz w:val="22"/>
            <w:szCs w:val="22"/>
            <w:lang w:val="en-GB" w:eastAsia="en-GB"/>
          </w:rPr>
          <w:tab/>
        </w:r>
        <w:r>
          <w:rPr>
            <w:noProof/>
          </w:rPr>
          <w:t>Simulation scenario 3: Explore resource perspective</w:t>
        </w:r>
        <w:r>
          <w:rPr>
            <w:noProof/>
          </w:rPr>
          <w:tab/>
        </w:r>
        <w:r>
          <w:rPr>
            <w:noProof/>
          </w:rPr>
          <w:fldChar w:fldCharType="begin"/>
        </w:r>
        <w:r>
          <w:rPr>
            <w:noProof/>
          </w:rPr>
          <w:instrText xml:space="preserve"> PAGEREF _Toc463354085 \h </w:instrText>
        </w:r>
      </w:ins>
      <w:r>
        <w:rPr>
          <w:noProof/>
        </w:rPr>
      </w:r>
      <w:r>
        <w:rPr>
          <w:noProof/>
        </w:rPr>
        <w:fldChar w:fldCharType="separate"/>
      </w:r>
      <w:ins w:id="382" w:author="Simon Ringuette" w:date="2016-12-21T21:04:00Z">
        <w:r w:rsidR="00014DF3">
          <w:rPr>
            <w:noProof/>
          </w:rPr>
          <w:t>32</w:t>
        </w:r>
      </w:ins>
      <w:ins w:id="383" w:author="Geoff Hook" w:date="2016-10-04T14:17:00Z">
        <w:r>
          <w:rPr>
            <w:noProof/>
          </w:rPr>
          <w:fldChar w:fldCharType="end"/>
        </w:r>
      </w:ins>
    </w:p>
    <w:p w:rsidR="000F3093" w:rsidRDefault="000F3093">
      <w:pPr>
        <w:pStyle w:val="TOC3"/>
        <w:tabs>
          <w:tab w:val="left" w:pos="1320"/>
          <w:tab w:val="right" w:leader="dot" w:pos="9962"/>
        </w:tabs>
        <w:rPr>
          <w:ins w:id="384" w:author="Geoff Hook" w:date="2016-10-04T14:17:00Z"/>
          <w:rFonts w:cstheme="minorBidi"/>
          <w:noProof/>
          <w:sz w:val="22"/>
          <w:szCs w:val="22"/>
          <w:lang w:val="en-GB" w:eastAsia="en-GB"/>
        </w:rPr>
      </w:pPr>
      <w:ins w:id="385" w:author="Geoff Hook" w:date="2016-10-04T14:17:00Z">
        <w:r>
          <w:rPr>
            <w:noProof/>
          </w:rPr>
          <w:lastRenderedPageBreak/>
          <w:t>5.5.1</w:t>
        </w:r>
        <w:r>
          <w:rPr>
            <w:rFonts w:cstheme="minorBidi"/>
            <w:noProof/>
            <w:sz w:val="22"/>
            <w:szCs w:val="22"/>
            <w:lang w:val="en-GB" w:eastAsia="en-GB"/>
          </w:rPr>
          <w:tab/>
        </w:r>
        <w:r>
          <w:rPr>
            <w:noProof/>
          </w:rPr>
          <w:t>Goals</w:t>
        </w:r>
        <w:r>
          <w:rPr>
            <w:noProof/>
          </w:rPr>
          <w:tab/>
        </w:r>
        <w:r>
          <w:rPr>
            <w:noProof/>
          </w:rPr>
          <w:fldChar w:fldCharType="begin"/>
        </w:r>
        <w:r>
          <w:rPr>
            <w:noProof/>
          </w:rPr>
          <w:instrText xml:space="preserve"> PAGEREF _Toc463354086 \h </w:instrText>
        </w:r>
      </w:ins>
      <w:r>
        <w:rPr>
          <w:noProof/>
        </w:rPr>
      </w:r>
      <w:r>
        <w:rPr>
          <w:noProof/>
        </w:rPr>
        <w:fldChar w:fldCharType="separate"/>
      </w:r>
      <w:ins w:id="386" w:author="Simon Ringuette" w:date="2016-12-21T21:04:00Z">
        <w:r w:rsidR="00014DF3">
          <w:rPr>
            <w:noProof/>
          </w:rPr>
          <w:t>32</w:t>
        </w:r>
      </w:ins>
      <w:ins w:id="387" w:author="Geoff Hook" w:date="2016-10-04T14:17:00Z">
        <w:r>
          <w:rPr>
            <w:noProof/>
          </w:rPr>
          <w:fldChar w:fldCharType="end"/>
        </w:r>
      </w:ins>
    </w:p>
    <w:p w:rsidR="000F3093" w:rsidRDefault="000F3093">
      <w:pPr>
        <w:pStyle w:val="TOC3"/>
        <w:tabs>
          <w:tab w:val="left" w:pos="1320"/>
          <w:tab w:val="right" w:leader="dot" w:pos="9962"/>
        </w:tabs>
        <w:rPr>
          <w:ins w:id="388" w:author="Geoff Hook" w:date="2016-10-04T14:17:00Z"/>
          <w:rFonts w:cstheme="minorBidi"/>
          <w:noProof/>
          <w:sz w:val="22"/>
          <w:szCs w:val="22"/>
          <w:lang w:val="en-GB" w:eastAsia="en-GB"/>
        </w:rPr>
      </w:pPr>
      <w:ins w:id="389" w:author="Geoff Hook" w:date="2016-10-04T14:17:00Z">
        <w:r>
          <w:rPr>
            <w:noProof/>
          </w:rPr>
          <w:t>5.5.2</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_Toc463354089 \h </w:instrText>
        </w:r>
      </w:ins>
      <w:r>
        <w:rPr>
          <w:noProof/>
        </w:rPr>
      </w:r>
      <w:r>
        <w:rPr>
          <w:noProof/>
        </w:rPr>
        <w:fldChar w:fldCharType="separate"/>
      </w:r>
      <w:ins w:id="390" w:author="Simon Ringuette" w:date="2016-12-21T21:04:00Z">
        <w:r w:rsidR="00014DF3">
          <w:rPr>
            <w:noProof/>
          </w:rPr>
          <w:t>32</w:t>
        </w:r>
      </w:ins>
      <w:ins w:id="391" w:author="Geoff Hook" w:date="2016-10-04T14:17:00Z">
        <w:r>
          <w:rPr>
            <w:noProof/>
          </w:rPr>
          <w:fldChar w:fldCharType="end"/>
        </w:r>
      </w:ins>
    </w:p>
    <w:p w:rsidR="000F3093" w:rsidRDefault="000F3093">
      <w:pPr>
        <w:pStyle w:val="TOC4"/>
        <w:tabs>
          <w:tab w:val="left" w:pos="1760"/>
          <w:tab w:val="right" w:leader="dot" w:pos="9962"/>
        </w:tabs>
        <w:rPr>
          <w:ins w:id="392" w:author="Geoff Hook" w:date="2016-10-04T14:17:00Z"/>
          <w:rFonts w:cstheme="minorBidi"/>
          <w:noProof/>
          <w:sz w:val="22"/>
          <w:szCs w:val="22"/>
          <w:lang w:val="en-GB" w:eastAsia="en-GB"/>
        </w:rPr>
      </w:pPr>
      <w:ins w:id="393" w:author="Geoff Hook" w:date="2016-10-04T14:17:00Z">
        <w:r>
          <w:rPr>
            <w:noProof/>
          </w:rPr>
          <w:t>5.5.2.1</w:t>
        </w:r>
        <w:r>
          <w:rPr>
            <w:rFonts w:cstheme="minorBidi"/>
            <w:noProof/>
            <w:sz w:val="22"/>
            <w:szCs w:val="22"/>
            <w:lang w:val="en-GB" w:eastAsia="en-GB"/>
          </w:rPr>
          <w:tab/>
        </w:r>
        <w:r>
          <w:rPr>
            <w:noProof/>
          </w:rPr>
          <w:t>Process Triggers</w:t>
        </w:r>
        <w:r>
          <w:rPr>
            <w:noProof/>
          </w:rPr>
          <w:tab/>
        </w:r>
        <w:r>
          <w:rPr>
            <w:noProof/>
          </w:rPr>
          <w:fldChar w:fldCharType="begin"/>
        </w:r>
        <w:r>
          <w:rPr>
            <w:noProof/>
          </w:rPr>
          <w:instrText xml:space="preserve"> PAGEREF _Toc463354090 \h </w:instrText>
        </w:r>
      </w:ins>
      <w:r>
        <w:rPr>
          <w:noProof/>
        </w:rPr>
      </w:r>
      <w:r>
        <w:rPr>
          <w:noProof/>
        </w:rPr>
        <w:fldChar w:fldCharType="separate"/>
      </w:r>
      <w:ins w:id="394" w:author="Simon Ringuette" w:date="2016-12-21T21:04:00Z">
        <w:r w:rsidR="00014DF3">
          <w:rPr>
            <w:noProof/>
          </w:rPr>
          <w:t>32</w:t>
        </w:r>
      </w:ins>
      <w:ins w:id="395" w:author="Geoff Hook" w:date="2016-10-04T14:17:00Z">
        <w:r>
          <w:rPr>
            <w:noProof/>
          </w:rPr>
          <w:fldChar w:fldCharType="end"/>
        </w:r>
      </w:ins>
    </w:p>
    <w:p w:rsidR="000F3093" w:rsidRDefault="000F3093">
      <w:pPr>
        <w:pStyle w:val="TOC4"/>
        <w:tabs>
          <w:tab w:val="left" w:pos="1760"/>
          <w:tab w:val="right" w:leader="dot" w:pos="9962"/>
        </w:tabs>
        <w:rPr>
          <w:ins w:id="396" w:author="Geoff Hook" w:date="2016-10-04T14:17:00Z"/>
          <w:rFonts w:cstheme="minorBidi"/>
          <w:noProof/>
          <w:sz w:val="22"/>
          <w:szCs w:val="22"/>
          <w:lang w:val="en-GB" w:eastAsia="en-GB"/>
        </w:rPr>
      </w:pPr>
      <w:ins w:id="397" w:author="Geoff Hook" w:date="2016-10-04T14:17:00Z">
        <w:r>
          <w:rPr>
            <w:noProof/>
          </w:rPr>
          <w:t>5.5.2.2</w:t>
        </w:r>
        <w:r>
          <w:rPr>
            <w:rFonts w:cstheme="minorBidi"/>
            <w:noProof/>
            <w:sz w:val="22"/>
            <w:szCs w:val="22"/>
            <w:lang w:val="en-GB" w:eastAsia="en-GB"/>
          </w:rPr>
          <w:tab/>
        </w:r>
        <w:r>
          <w:rPr>
            <w:noProof/>
          </w:rPr>
          <w:t>Resources</w:t>
        </w:r>
        <w:r>
          <w:rPr>
            <w:noProof/>
          </w:rPr>
          <w:tab/>
        </w:r>
        <w:r>
          <w:rPr>
            <w:noProof/>
          </w:rPr>
          <w:fldChar w:fldCharType="begin"/>
        </w:r>
        <w:r>
          <w:rPr>
            <w:noProof/>
          </w:rPr>
          <w:instrText xml:space="preserve"> PAGEREF _Toc463354091 \h </w:instrText>
        </w:r>
      </w:ins>
      <w:r>
        <w:rPr>
          <w:noProof/>
        </w:rPr>
      </w:r>
      <w:r>
        <w:rPr>
          <w:noProof/>
        </w:rPr>
        <w:fldChar w:fldCharType="separate"/>
      </w:r>
      <w:ins w:id="398" w:author="Simon Ringuette" w:date="2016-12-21T21:04:00Z">
        <w:r w:rsidR="00014DF3">
          <w:rPr>
            <w:noProof/>
          </w:rPr>
          <w:t>33</w:t>
        </w:r>
      </w:ins>
      <w:ins w:id="399" w:author="Geoff Hook" w:date="2016-10-04T14:17:00Z">
        <w:r>
          <w:rPr>
            <w:noProof/>
          </w:rPr>
          <w:fldChar w:fldCharType="end"/>
        </w:r>
      </w:ins>
    </w:p>
    <w:p w:rsidR="000F3093" w:rsidRDefault="000F3093">
      <w:pPr>
        <w:pStyle w:val="TOC3"/>
        <w:tabs>
          <w:tab w:val="left" w:pos="1320"/>
          <w:tab w:val="right" w:leader="dot" w:pos="9962"/>
        </w:tabs>
        <w:rPr>
          <w:ins w:id="400" w:author="Geoff Hook" w:date="2016-10-04T14:17:00Z"/>
          <w:rFonts w:cstheme="minorBidi"/>
          <w:noProof/>
          <w:sz w:val="22"/>
          <w:szCs w:val="22"/>
          <w:lang w:val="en-GB" w:eastAsia="en-GB"/>
        </w:rPr>
      </w:pPr>
      <w:ins w:id="401" w:author="Geoff Hook" w:date="2016-10-04T14:17:00Z">
        <w:r>
          <w:rPr>
            <w:noProof/>
          </w:rPr>
          <w:t>5.5.3</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_Toc463354092 \h </w:instrText>
        </w:r>
      </w:ins>
      <w:r>
        <w:rPr>
          <w:noProof/>
        </w:rPr>
      </w:r>
      <w:r>
        <w:rPr>
          <w:noProof/>
        </w:rPr>
        <w:fldChar w:fldCharType="separate"/>
      </w:r>
      <w:ins w:id="402" w:author="Simon Ringuette" w:date="2016-12-21T21:04:00Z">
        <w:r w:rsidR="00014DF3">
          <w:rPr>
            <w:noProof/>
          </w:rPr>
          <w:t>33</w:t>
        </w:r>
      </w:ins>
      <w:ins w:id="403" w:author="Geoff Hook" w:date="2016-10-04T14:17:00Z">
        <w:r>
          <w:rPr>
            <w:noProof/>
          </w:rPr>
          <w:fldChar w:fldCharType="end"/>
        </w:r>
      </w:ins>
    </w:p>
    <w:p w:rsidR="000F3093" w:rsidRDefault="000F3093">
      <w:pPr>
        <w:pStyle w:val="TOC4"/>
        <w:tabs>
          <w:tab w:val="left" w:pos="1760"/>
          <w:tab w:val="right" w:leader="dot" w:pos="9962"/>
        </w:tabs>
        <w:rPr>
          <w:ins w:id="404" w:author="Geoff Hook" w:date="2016-10-04T14:17:00Z"/>
          <w:rFonts w:cstheme="minorBidi"/>
          <w:noProof/>
          <w:sz w:val="22"/>
          <w:szCs w:val="22"/>
          <w:lang w:val="en-GB" w:eastAsia="en-GB"/>
        </w:rPr>
      </w:pPr>
      <w:ins w:id="405" w:author="Geoff Hook" w:date="2016-10-04T14:17:00Z">
        <w:r>
          <w:rPr>
            <w:noProof/>
          </w:rPr>
          <w:t>5.5.3.1</w:t>
        </w:r>
        <w:r>
          <w:rPr>
            <w:rFonts w:cstheme="minorBidi"/>
            <w:noProof/>
            <w:sz w:val="22"/>
            <w:szCs w:val="22"/>
            <w:lang w:val="en-GB" w:eastAsia="en-GB"/>
          </w:rPr>
          <w:tab/>
        </w:r>
        <w:r>
          <w:rPr>
            <w:noProof/>
          </w:rPr>
          <w:t>Define Calendars for use by the scenario</w:t>
        </w:r>
        <w:r>
          <w:rPr>
            <w:noProof/>
          </w:rPr>
          <w:tab/>
        </w:r>
        <w:r>
          <w:rPr>
            <w:noProof/>
          </w:rPr>
          <w:fldChar w:fldCharType="begin"/>
        </w:r>
        <w:r>
          <w:rPr>
            <w:noProof/>
          </w:rPr>
          <w:instrText xml:space="preserve"> PAGEREF _Toc463354093 \h </w:instrText>
        </w:r>
      </w:ins>
      <w:r>
        <w:rPr>
          <w:noProof/>
        </w:rPr>
      </w:r>
      <w:r>
        <w:rPr>
          <w:noProof/>
        </w:rPr>
        <w:fldChar w:fldCharType="separate"/>
      </w:r>
      <w:ins w:id="406" w:author="Simon Ringuette" w:date="2016-12-21T21:04:00Z">
        <w:r w:rsidR="00014DF3">
          <w:rPr>
            <w:noProof/>
          </w:rPr>
          <w:t>34</w:t>
        </w:r>
      </w:ins>
      <w:ins w:id="407" w:author="Geoff Hook" w:date="2016-10-04T14:17:00Z">
        <w:r>
          <w:rPr>
            <w:noProof/>
          </w:rPr>
          <w:fldChar w:fldCharType="end"/>
        </w:r>
      </w:ins>
    </w:p>
    <w:p w:rsidR="000F3093" w:rsidRDefault="000F3093">
      <w:pPr>
        <w:pStyle w:val="TOC4"/>
        <w:tabs>
          <w:tab w:val="left" w:pos="1760"/>
          <w:tab w:val="right" w:leader="dot" w:pos="9962"/>
        </w:tabs>
        <w:rPr>
          <w:ins w:id="408" w:author="Geoff Hook" w:date="2016-10-04T14:17:00Z"/>
          <w:rFonts w:cstheme="minorBidi"/>
          <w:noProof/>
          <w:sz w:val="22"/>
          <w:szCs w:val="22"/>
          <w:lang w:val="en-GB" w:eastAsia="en-GB"/>
        </w:rPr>
      </w:pPr>
      <w:ins w:id="409" w:author="Geoff Hook" w:date="2016-10-04T14:17:00Z">
        <w:r>
          <w:rPr>
            <w:noProof/>
          </w:rPr>
          <w:t>5.5.3.2</w:t>
        </w:r>
        <w:r>
          <w:rPr>
            <w:rFonts w:cstheme="minorBidi"/>
            <w:noProof/>
            <w:sz w:val="22"/>
            <w:szCs w:val="22"/>
            <w:lang w:val="en-GB" w:eastAsia="en-GB"/>
          </w:rPr>
          <w:tab/>
        </w:r>
        <w:r>
          <w:rPr>
            <w:noProof/>
          </w:rPr>
          <w:t>Add parameters controlling the resources’ availability and start event inter trigger associated with calendars</w:t>
        </w:r>
        <w:r>
          <w:rPr>
            <w:noProof/>
          </w:rPr>
          <w:tab/>
        </w:r>
        <w:r>
          <w:rPr>
            <w:noProof/>
          </w:rPr>
          <w:fldChar w:fldCharType="begin"/>
        </w:r>
        <w:r>
          <w:rPr>
            <w:noProof/>
          </w:rPr>
          <w:instrText xml:space="preserve"> PAGEREF _Toc463354094 \h </w:instrText>
        </w:r>
      </w:ins>
      <w:r>
        <w:rPr>
          <w:noProof/>
        </w:rPr>
      </w:r>
      <w:r>
        <w:rPr>
          <w:noProof/>
        </w:rPr>
        <w:fldChar w:fldCharType="separate"/>
      </w:r>
      <w:ins w:id="410" w:author="Simon Ringuette" w:date="2016-12-21T21:04:00Z">
        <w:r w:rsidR="00014DF3">
          <w:rPr>
            <w:noProof/>
          </w:rPr>
          <w:t>35</w:t>
        </w:r>
      </w:ins>
      <w:ins w:id="411" w:author="Geoff Hook" w:date="2016-10-04T14:17:00Z">
        <w:r>
          <w:rPr>
            <w:noProof/>
          </w:rPr>
          <w:fldChar w:fldCharType="end"/>
        </w:r>
      </w:ins>
    </w:p>
    <w:p w:rsidR="000F3093" w:rsidRDefault="000F3093">
      <w:pPr>
        <w:pStyle w:val="TOC4"/>
        <w:tabs>
          <w:tab w:val="left" w:pos="1760"/>
          <w:tab w:val="right" w:leader="dot" w:pos="9962"/>
        </w:tabs>
        <w:rPr>
          <w:ins w:id="412" w:author="Geoff Hook" w:date="2016-10-04T14:17:00Z"/>
          <w:rFonts w:cstheme="minorBidi"/>
          <w:noProof/>
          <w:sz w:val="22"/>
          <w:szCs w:val="22"/>
          <w:lang w:val="en-GB" w:eastAsia="en-GB"/>
        </w:rPr>
      </w:pPr>
      <w:ins w:id="413" w:author="Geoff Hook" w:date="2016-10-04T14:17:00Z">
        <w:r>
          <w:rPr>
            <w:noProof/>
          </w:rPr>
          <w:t>5.5.3.3</w:t>
        </w:r>
        <w:r>
          <w:rPr>
            <w:rFonts w:cstheme="minorBidi"/>
            <w:noProof/>
            <w:sz w:val="22"/>
            <w:szCs w:val="22"/>
            <w:lang w:val="en-GB" w:eastAsia="en-GB"/>
          </w:rPr>
          <w:tab/>
        </w:r>
        <w:r>
          <w:rPr>
            <w:noProof/>
          </w:rPr>
          <w:t>Result requests</w:t>
        </w:r>
        <w:r>
          <w:rPr>
            <w:noProof/>
          </w:rPr>
          <w:tab/>
        </w:r>
        <w:r>
          <w:rPr>
            <w:noProof/>
          </w:rPr>
          <w:fldChar w:fldCharType="begin"/>
        </w:r>
        <w:r>
          <w:rPr>
            <w:noProof/>
          </w:rPr>
          <w:instrText xml:space="preserve"> PAGEREF _Toc463354095 \h </w:instrText>
        </w:r>
      </w:ins>
      <w:r>
        <w:rPr>
          <w:noProof/>
        </w:rPr>
      </w:r>
      <w:r>
        <w:rPr>
          <w:noProof/>
        </w:rPr>
        <w:fldChar w:fldCharType="separate"/>
      </w:r>
      <w:ins w:id="414" w:author="Simon Ringuette" w:date="2016-12-21T21:04:00Z">
        <w:r w:rsidR="00014DF3">
          <w:rPr>
            <w:noProof/>
          </w:rPr>
          <w:t>36</w:t>
        </w:r>
      </w:ins>
      <w:ins w:id="415" w:author="Geoff Hook" w:date="2016-10-04T14:17:00Z">
        <w:r>
          <w:rPr>
            <w:noProof/>
          </w:rPr>
          <w:fldChar w:fldCharType="end"/>
        </w:r>
      </w:ins>
    </w:p>
    <w:p w:rsidR="000F3093" w:rsidRDefault="000F3093">
      <w:pPr>
        <w:pStyle w:val="TOC3"/>
        <w:tabs>
          <w:tab w:val="left" w:pos="1320"/>
          <w:tab w:val="right" w:leader="dot" w:pos="9962"/>
        </w:tabs>
        <w:rPr>
          <w:ins w:id="416" w:author="Geoff Hook" w:date="2016-10-04T14:17:00Z"/>
          <w:rFonts w:cstheme="minorBidi"/>
          <w:noProof/>
          <w:sz w:val="22"/>
          <w:szCs w:val="22"/>
          <w:lang w:val="en-GB" w:eastAsia="en-GB"/>
        </w:rPr>
      </w:pPr>
      <w:ins w:id="417" w:author="Geoff Hook" w:date="2016-10-04T14:17:00Z">
        <w:r>
          <w:rPr>
            <w:noProof/>
          </w:rPr>
          <w:t>5.5.4</w:t>
        </w:r>
        <w:r>
          <w:rPr>
            <w:rFonts w:cstheme="minorBidi"/>
            <w:noProof/>
            <w:sz w:val="22"/>
            <w:szCs w:val="22"/>
            <w:lang w:val="en-GB" w:eastAsia="en-GB"/>
          </w:rPr>
          <w:tab/>
        </w:r>
        <w:r>
          <w:rPr>
            <w:noProof/>
          </w:rPr>
          <w:t>Conclusions and further investigations</w:t>
        </w:r>
        <w:r>
          <w:rPr>
            <w:noProof/>
          </w:rPr>
          <w:tab/>
        </w:r>
        <w:r>
          <w:rPr>
            <w:noProof/>
          </w:rPr>
          <w:fldChar w:fldCharType="begin"/>
        </w:r>
        <w:r>
          <w:rPr>
            <w:noProof/>
          </w:rPr>
          <w:instrText xml:space="preserve"> PAGEREF _Toc463354096 \h </w:instrText>
        </w:r>
      </w:ins>
      <w:r>
        <w:rPr>
          <w:noProof/>
        </w:rPr>
      </w:r>
      <w:r>
        <w:rPr>
          <w:noProof/>
        </w:rPr>
        <w:fldChar w:fldCharType="separate"/>
      </w:r>
      <w:ins w:id="418" w:author="Simon Ringuette" w:date="2016-12-21T21:04:00Z">
        <w:r w:rsidR="00014DF3">
          <w:rPr>
            <w:noProof/>
          </w:rPr>
          <w:t>37</w:t>
        </w:r>
      </w:ins>
      <w:ins w:id="419" w:author="Geoff Hook" w:date="2016-10-04T14:17:00Z">
        <w:r>
          <w:rPr>
            <w:noProof/>
          </w:rPr>
          <w:fldChar w:fldCharType="end"/>
        </w:r>
      </w:ins>
    </w:p>
    <w:p w:rsidR="000F3093" w:rsidRDefault="000F3093">
      <w:pPr>
        <w:pStyle w:val="TOC1"/>
        <w:tabs>
          <w:tab w:val="left" w:pos="480"/>
          <w:tab w:val="right" w:leader="dot" w:pos="9962"/>
        </w:tabs>
        <w:rPr>
          <w:ins w:id="420" w:author="Geoff Hook" w:date="2016-10-04T14:17:00Z"/>
          <w:rFonts w:cstheme="minorBidi"/>
          <w:noProof/>
          <w:sz w:val="22"/>
          <w:szCs w:val="22"/>
          <w:lang w:val="en-GB" w:eastAsia="en-GB"/>
        </w:rPr>
      </w:pPr>
      <w:ins w:id="421" w:author="Geoff Hook" w:date="2016-10-04T14:17:00Z">
        <w:r>
          <w:rPr>
            <w:noProof/>
          </w:rPr>
          <w:t>6</w:t>
        </w:r>
        <w:r>
          <w:rPr>
            <w:rFonts w:cstheme="minorBidi"/>
            <w:noProof/>
            <w:sz w:val="22"/>
            <w:szCs w:val="22"/>
            <w:lang w:val="en-GB" w:eastAsia="en-GB"/>
          </w:rPr>
          <w:tab/>
        </w:r>
        <w:r>
          <w:rPr>
            <w:noProof/>
          </w:rPr>
          <w:t>Serialization examples</w:t>
        </w:r>
        <w:r>
          <w:rPr>
            <w:noProof/>
          </w:rPr>
          <w:tab/>
        </w:r>
        <w:r>
          <w:rPr>
            <w:noProof/>
          </w:rPr>
          <w:fldChar w:fldCharType="begin"/>
        </w:r>
        <w:r>
          <w:rPr>
            <w:noProof/>
          </w:rPr>
          <w:instrText xml:space="preserve"> PAGEREF _Toc463354097 \h </w:instrText>
        </w:r>
      </w:ins>
      <w:r>
        <w:rPr>
          <w:noProof/>
        </w:rPr>
      </w:r>
      <w:r>
        <w:rPr>
          <w:noProof/>
        </w:rPr>
        <w:fldChar w:fldCharType="separate"/>
      </w:r>
      <w:ins w:id="422" w:author="Simon Ringuette" w:date="2016-12-21T21:04:00Z">
        <w:r w:rsidR="00014DF3">
          <w:rPr>
            <w:noProof/>
          </w:rPr>
          <w:t>38</w:t>
        </w:r>
      </w:ins>
      <w:ins w:id="423" w:author="Geoff Hook" w:date="2016-10-04T14:17:00Z">
        <w:r>
          <w:rPr>
            <w:noProof/>
          </w:rPr>
          <w:fldChar w:fldCharType="end"/>
        </w:r>
      </w:ins>
    </w:p>
    <w:p w:rsidR="000F3093" w:rsidRDefault="000F3093">
      <w:pPr>
        <w:pStyle w:val="TOC2"/>
        <w:tabs>
          <w:tab w:val="left" w:pos="880"/>
          <w:tab w:val="right" w:leader="dot" w:pos="9962"/>
        </w:tabs>
        <w:rPr>
          <w:ins w:id="424" w:author="Geoff Hook" w:date="2016-10-04T14:17:00Z"/>
          <w:rFonts w:cstheme="minorBidi"/>
          <w:noProof/>
          <w:sz w:val="22"/>
          <w:szCs w:val="22"/>
          <w:lang w:val="en-GB" w:eastAsia="en-GB"/>
        </w:rPr>
      </w:pPr>
      <w:ins w:id="425" w:author="Geoff Hook" w:date="2016-10-04T14:17:00Z">
        <w:r>
          <w:rPr>
            <w:noProof/>
          </w:rPr>
          <w:t>6.1</w:t>
        </w:r>
        <w:r>
          <w:rPr>
            <w:rFonts w:cstheme="minorBidi"/>
            <w:noProof/>
            <w:sz w:val="22"/>
            <w:szCs w:val="22"/>
            <w:lang w:val="en-GB" w:eastAsia="en-GB"/>
          </w:rPr>
          <w:tab/>
        </w:r>
        <w:r>
          <w:rPr>
            <w:noProof/>
          </w:rPr>
          <w:t>Time Parameters</w:t>
        </w:r>
        <w:r>
          <w:rPr>
            <w:noProof/>
          </w:rPr>
          <w:tab/>
        </w:r>
        <w:r>
          <w:rPr>
            <w:noProof/>
          </w:rPr>
          <w:fldChar w:fldCharType="begin"/>
        </w:r>
        <w:r>
          <w:rPr>
            <w:noProof/>
          </w:rPr>
          <w:instrText xml:space="preserve"> PAGEREF _Toc463354098 \h </w:instrText>
        </w:r>
      </w:ins>
      <w:r>
        <w:rPr>
          <w:noProof/>
        </w:rPr>
      </w:r>
      <w:r>
        <w:rPr>
          <w:noProof/>
        </w:rPr>
        <w:fldChar w:fldCharType="separate"/>
      </w:r>
      <w:ins w:id="426" w:author="Simon Ringuette" w:date="2016-12-21T21:04:00Z">
        <w:r w:rsidR="00014DF3">
          <w:rPr>
            <w:noProof/>
          </w:rPr>
          <w:t>38</w:t>
        </w:r>
      </w:ins>
      <w:ins w:id="427" w:author="Geoff Hook" w:date="2016-10-04T14:17:00Z">
        <w:r>
          <w:rPr>
            <w:noProof/>
          </w:rPr>
          <w:fldChar w:fldCharType="end"/>
        </w:r>
      </w:ins>
    </w:p>
    <w:p w:rsidR="000F3093" w:rsidRDefault="000F3093">
      <w:pPr>
        <w:pStyle w:val="TOC3"/>
        <w:tabs>
          <w:tab w:val="left" w:pos="1320"/>
          <w:tab w:val="right" w:leader="dot" w:pos="9962"/>
        </w:tabs>
        <w:rPr>
          <w:ins w:id="428" w:author="Geoff Hook" w:date="2016-10-04T14:17:00Z"/>
          <w:rFonts w:cstheme="minorBidi"/>
          <w:noProof/>
          <w:sz w:val="22"/>
          <w:szCs w:val="22"/>
          <w:lang w:val="en-GB" w:eastAsia="en-GB"/>
        </w:rPr>
      </w:pPr>
      <w:ins w:id="429" w:author="Geoff Hook" w:date="2016-10-04T14:17:00Z">
        <w:r>
          <w:rPr>
            <w:noProof/>
          </w:rPr>
          <w:t>6.1.1</w:t>
        </w:r>
        <w:r>
          <w:rPr>
            <w:rFonts w:cstheme="minorBidi"/>
            <w:noProof/>
            <w:sz w:val="22"/>
            <w:szCs w:val="22"/>
            <w:lang w:val="en-GB" w:eastAsia="en-GB"/>
          </w:rPr>
          <w:tab/>
        </w:r>
        <w:r>
          <w:rPr>
            <w:noProof/>
          </w:rPr>
          <w:t>Duration</w:t>
        </w:r>
        <w:r>
          <w:rPr>
            <w:noProof/>
          </w:rPr>
          <w:tab/>
        </w:r>
        <w:r>
          <w:rPr>
            <w:noProof/>
          </w:rPr>
          <w:fldChar w:fldCharType="begin"/>
        </w:r>
        <w:r>
          <w:rPr>
            <w:noProof/>
          </w:rPr>
          <w:instrText xml:space="preserve"> PAGEREF _Toc463354099 \h </w:instrText>
        </w:r>
      </w:ins>
      <w:r>
        <w:rPr>
          <w:noProof/>
        </w:rPr>
      </w:r>
      <w:r>
        <w:rPr>
          <w:noProof/>
        </w:rPr>
        <w:fldChar w:fldCharType="separate"/>
      </w:r>
      <w:ins w:id="430" w:author="Simon Ringuette" w:date="2016-12-21T21:04:00Z">
        <w:r w:rsidR="00014DF3">
          <w:rPr>
            <w:noProof/>
          </w:rPr>
          <w:t>38</w:t>
        </w:r>
      </w:ins>
      <w:ins w:id="431" w:author="Geoff Hook" w:date="2016-10-04T14:17:00Z">
        <w:r>
          <w:rPr>
            <w:noProof/>
          </w:rPr>
          <w:fldChar w:fldCharType="end"/>
        </w:r>
      </w:ins>
    </w:p>
    <w:p w:rsidR="000F3093" w:rsidRDefault="000F3093">
      <w:pPr>
        <w:pStyle w:val="TOC3"/>
        <w:tabs>
          <w:tab w:val="left" w:pos="1320"/>
          <w:tab w:val="right" w:leader="dot" w:pos="9962"/>
        </w:tabs>
        <w:rPr>
          <w:ins w:id="432" w:author="Geoff Hook" w:date="2016-10-04T14:17:00Z"/>
          <w:rFonts w:cstheme="minorBidi"/>
          <w:noProof/>
          <w:sz w:val="22"/>
          <w:szCs w:val="22"/>
          <w:lang w:val="en-GB" w:eastAsia="en-GB"/>
        </w:rPr>
      </w:pPr>
      <w:ins w:id="433" w:author="Geoff Hook" w:date="2016-10-04T14:17:00Z">
        <w:r>
          <w:rPr>
            <w:noProof/>
          </w:rPr>
          <w:t>6.1.2</w:t>
        </w:r>
        <w:r>
          <w:rPr>
            <w:rFonts w:cstheme="minorBidi"/>
            <w:noProof/>
            <w:sz w:val="22"/>
            <w:szCs w:val="22"/>
            <w:lang w:val="en-GB" w:eastAsia="en-GB"/>
          </w:rPr>
          <w:tab/>
        </w:r>
        <w:r>
          <w:rPr>
            <w:noProof/>
          </w:rPr>
          <w:t>Lag Time</w:t>
        </w:r>
        <w:r>
          <w:rPr>
            <w:noProof/>
          </w:rPr>
          <w:tab/>
        </w:r>
        <w:r>
          <w:rPr>
            <w:noProof/>
          </w:rPr>
          <w:fldChar w:fldCharType="begin"/>
        </w:r>
        <w:r>
          <w:rPr>
            <w:noProof/>
          </w:rPr>
          <w:instrText xml:space="preserve"> PAGEREF _Toc463354100 \h </w:instrText>
        </w:r>
      </w:ins>
      <w:r>
        <w:rPr>
          <w:noProof/>
        </w:rPr>
      </w:r>
      <w:r>
        <w:rPr>
          <w:noProof/>
        </w:rPr>
        <w:fldChar w:fldCharType="separate"/>
      </w:r>
      <w:ins w:id="434" w:author="Simon Ringuette" w:date="2016-12-21T21:04:00Z">
        <w:r w:rsidR="00014DF3">
          <w:rPr>
            <w:noProof/>
          </w:rPr>
          <w:t>38</w:t>
        </w:r>
      </w:ins>
      <w:ins w:id="435" w:author="Geoff Hook" w:date="2016-10-04T14:17:00Z">
        <w:r>
          <w:rPr>
            <w:noProof/>
          </w:rPr>
          <w:fldChar w:fldCharType="end"/>
        </w:r>
      </w:ins>
    </w:p>
    <w:p w:rsidR="000F3093" w:rsidRDefault="000F3093">
      <w:pPr>
        <w:pStyle w:val="TOC2"/>
        <w:tabs>
          <w:tab w:val="left" w:pos="880"/>
          <w:tab w:val="right" w:leader="dot" w:pos="9962"/>
        </w:tabs>
        <w:rPr>
          <w:ins w:id="436" w:author="Geoff Hook" w:date="2016-10-04T14:17:00Z"/>
          <w:rFonts w:cstheme="minorBidi"/>
          <w:noProof/>
          <w:sz w:val="22"/>
          <w:szCs w:val="22"/>
          <w:lang w:val="en-GB" w:eastAsia="en-GB"/>
        </w:rPr>
      </w:pPr>
      <w:ins w:id="437" w:author="Geoff Hook" w:date="2016-10-04T14:17:00Z">
        <w:r>
          <w:rPr>
            <w:noProof/>
          </w:rPr>
          <w:t>6.2</w:t>
        </w:r>
        <w:r>
          <w:rPr>
            <w:rFonts w:cstheme="minorBidi"/>
            <w:noProof/>
            <w:sz w:val="22"/>
            <w:szCs w:val="22"/>
            <w:lang w:val="en-GB" w:eastAsia="en-GB"/>
          </w:rPr>
          <w:tab/>
        </w:r>
        <w:r>
          <w:rPr>
            <w:noProof/>
          </w:rPr>
          <w:t>Control Parameters</w:t>
        </w:r>
        <w:r>
          <w:rPr>
            <w:noProof/>
          </w:rPr>
          <w:tab/>
        </w:r>
        <w:r>
          <w:rPr>
            <w:noProof/>
          </w:rPr>
          <w:fldChar w:fldCharType="begin"/>
        </w:r>
        <w:r>
          <w:rPr>
            <w:noProof/>
          </w:rPr>
          <w:instrText xml:space="preserve"> PAGEREF _Toc463354101 \h </w:instrText>
        </w:r>
      </w:ins>
      <w:r>
        <w:rPr>
          <w:noProof/>
        </w:rPr>
      </w:r>
      <w:r>
        <w:rPr>
          <w:noProof/>
        </w:rPr>
        <w:fldChar w:fldCharType="separate"/>
      </w:r>
      <w:ins w:id="438" w:author="Simon Ringuette" w:date="2016-12-21T21:04:00Z">
        <w:r w:rsidR="00014DF3">
          <w:rPr>
            <w:noProof/>
          </w:rPr>
          <w:t>38</w:t>
        </w:r>
      </w:ins>
      <w:ins w:id="439" w:author="Geoff Hook" w:date="2016-10-04T14:17:00Z">
        <w:r>
          <w:rPr>
            <w:noProof/>
          </w:rPr>
          <w:fldChar w:fldCharType="end"/>
        </w:r>
      </w:ins>
    </w:p>
    <w:p w:rsidR="000F3093" w:rsidRDefault="000F3093">
      <w:pPr>
        <w:pStyle w:val="TOC3"/>
        <w:tabs>
          <w:tab w:val="left" w:pos="1320"/>
          <w:tab w:val="right" w:leader="dot" w:pos="9962"/>
        </w:tabs>
        <w:rPr>
          <w:ins w:id="440" w:author="Geoff Hook" w:date="2016-10-04T14:17:00Z"/>
          <w:rFonts w:cstheme="minorBidi"/>
          <w:noProof/>
          <w:sz w:val="22"/>
          <w:szCs w:val="22"/>
          <w:lang w:val="en-GB" w:eastAsia="en-GB"/>
        </w:rPr>
      </w:pPr>
      <w:ins w:id="441" w:author="Geoff Hook" w:date="2016-10-04T14:17:00Z">
        <w:r>
          <w:rPr>
            <w:noProof/>
          </w:rPr>
          <w:t>6.2.1</w:t>
        </w:r>
        <w:r>
          <w:rPr>
            <w:rFonts w:cstheme="minorBidi"/>
            <w:noProof/>
            <w:sz w:val="22"/>
            <w:szCs w:val="22"/>
            <w:lang w:val="en-GB" w:eastAsia="en-GB"/>
          </w:rPr>
          <w:tab/>
        </w:r>
        <w:r>
          <w:rPr>
            <w:noProof/>
          </w:rPr>
          <w:t>Routing using Probabilities</w:t>
        </w:r>
        <w:r>
          <w:rPr>
            <w:noProof/>
          </w:rPr>
          <w:tab/>
        </w:r>
        <w:r>
          <w:rPr>
            <w:noProof/>
          </w:rPr>
          <w:fldChar w:fldCharType="begin"/>
        </w:r>
        <w:r>
          <w:rPr>
            <w:noProof/>
          </w:rPr>
          <w:instrText xml:space="preserve"> PAGEREF _Toc463354102 \h </w:instrText>
        </w:r>
      </w:ins>
      <w:r>
        <w:rPr>
          <w:noProof/>
        </w:rPr>
      </w:r>
      <w:r>
        <w:rPr>
          <w:noProof/>
        </w:rPr>
        <w:fldChar w:fldCharType="separate"/>
      </w:r>
      <w:ins w:id="442" w:author="Simon Ringuette" w:date="2016-12-21T21:04:00Z">
        <w:r w:rsidR="00014DF3">
          <w:rPr>
            <w:noProof/>
          </w:rPr>
          <w:t>38</w:t>
        </w:r>
      </w:ins>
      <w:ins w:id="443" w:author="Geoff Hook" w:date="2016-10-04T14:17:00Z">
        <w:r>
          <w:rPr>
            <w:noProof/>
          </w:rPr>
          <w:fldChar w:fldCharType="end"/>
        </w:r>
      </w:ins>
    </w:p>
    <w:p w:rsidR="000F3093" w:rsidRDefault="000F3093">
      <w:pPr>
        <w:pStyle w:val="TOC3"/>
        <w:tabs>
          <w:tab w:val="left" w:pos="1320"/>
          <w:tab w:val="right" w:leader="dot" w:pos="9962"/>
        </w:tabs>
        <w:rPr>
          <w:ins w:id="444" w:author="Geoff Hook" w:date="2016-10-04T14:17:00Z"/>
          <w:rFonts w:cstheme="minorBidi"/>
          <w:noProof/>
          <w:sz w:val="22"/>
          <w:szCs w:val="22"/>
          <w:lang w:val="en-GB" w:eastAsia="en-GB"/>
        </w:rPr>
      </w:pPr>
      <w:ins w:id="445" w:author="Geoff Hook" w:date="2016-10-04T14:17:00Z">
        <w:r>
          <w:rPr>
            <w:noProof/>
          </w:rPr>
          <w:t>6.2.2</w:t>
        </w:r>
        <w:r>
          <w:rPr>
            <w:rFonts w:cstheme="minorBidi"/>
            <w:noProof/>
            <w:sz w:val="22"/>
            <w:szCs w:val="22"/>
            <w:lang w:val="en-GB" w:eastAsia="en-GB"/>
          </w:rPr>
          <w:tab/>
        </w:r>
        <w:r>
          <w:rPr>
            <w:noProof/>
          </w:rPr>
          <w:t>Control Process Instantiation</w:t>
        </w:r>
        <w:r>
          <w:rPr>
            <w:noProof/>
          </w:rPr>
          <w:tab/>
        </w:r>
        <w:r>
          <w:rPr>
            <w:noProof/>
          </w:rPr>
          <w:fldChar w:fldCharType="begin"/>
        </w:r>
        <w:r>
          <w:rPr>
            <w:noProof/>
          </w:rPr>
          <w:instrText xml:space="preserve"> PAGEREF _Toc463354104 \h </w:instrText>
        </w:r>
      </w:ins>
      <w:r>
        <w:rPr>
          <w:noProof/>
        </w:rPr>
      </w:r>
      <w:r>
        <w:rPr>
          <w:noProof/>
        </w:rPr>
        <w:fldChar w:fldCharType="separate"/>
      </w:r>
      <w:ins w:id="446" w:author="Simon Ringuette" w:date="2016-12-21T21:04:00Z">
        <w:r w:rsidR="00014DF3">
          <w:rPr>
            <w:noProof/>
          </w:rPr>
          <w:t>39</w:t>
        </w:r>
      </w:ins>
      <w:ins w:id="447" w:author="Geoff Hook" w:date="2016-10-04T14:17:00Z">
        <w:r>
          <w:rPr>
            <w:noProof/>
          </w:rPr>
          <w:fldChar w:fldCharType="end"/>
        </w:r>
      </w:ins>
    </w:p>
    <w:p w:rsidR="000F3093" w:rsidRDefault="000F3093">
      <w:pPr>
        <w:pStyle w:val="TOC2"/>
        <w:tabs>
          <w:tab w:val="left" w:pos="880"/>
          <w:tab w:val="right" w:leader="dot" w:pos="9962"/>
        </w:tabs>
        <w:rPr>
          <w:ins w:id="448" w:author="Geoff Hook" w:date="2016-10-04T14:17:00Z"/>
          <w:rFonts w:cstheme="minorBidi"/>
          <w:noProof/>
          <w:sz w:val="22"/>
          <w:szCs w:val="22"/>
          <w:lang w:val="en-GB" w:eastAsia="en-GB"/>
        </w:rPr>
      </w:pPr>
      <w:ins w:id="449" w:author="Geoff Hook" w:date="2016-10-04T14:17:00Z">
        <w:r>
          <w:rPr>
            <w:noProof/>
          </w:rPr>
          <w:t>6.3</w:t>
        </w:r>
        <w:r>
          <w:rPr>
            <w:rFonts w:cstheme="minorBidi"/>
            <w:noProof/>
            <w:sz w:val="22"/>
            <w:szCs w:val="22"/>
            <w:lang w:val="en-GB" w:eastAsia="en-GB"/>
          </w:rPr>
          <w:tab/>
        </w:r>
        <w:r>
          <w:rPr>
            <w:noProof/>
          </w:rPr>
          <w:t>Using advanced parameterisation</w:t>
        </w:r>
        <w:r>
          <w:rPr>
            <w:noProof/>
          </w:rPr>
          <w:tab/>
        </w:r>
        <w:r>
          <w:rPr>
            <w:noProof/>
          </w:rPr>
          <w:fldChar w:fldCharType="begin"/>
        </w:r>
        <w:r>
          <w:rPr>
            <w:noProof/>
          </w:rPr>
          <w:instrText xml:space="preserve"> PAGEREF _Toc463354105 \h </w:instrText>
        </w:r>
      </w:ins>
      <w:r>
        <w:rPr>
          <w:noProof/>
        </w:rPr>
      </w:r>
      <w:r>
        <w:rPr>
          <w:noProof/>
        </w:rPr>
        <w:fldChar w:fldCharType="separate"/>
      </w:r>
      <w:ins w:id="450" w:author="Simon Ringuette" w:date="2016-12-21T21:04:00Z">
        <w:r w:rsidR="00014DF3">
          <w:rPr>
            <w:noProof/>
          </w:rPr>
          <w:t>40</w:t>
        </w:r>
      </w:ins>
      <w:ins w:id="451" w:author="Geoff Hook" w:date="2016-10-04T14:17:00Z">
        <w:r>
          <w:rPr>
            <w:noProof/>
          </w:rPr>
          <w:fldChar w:fldCharType="end"/>
        </w:r>
      </w:ins>
    </w:p>
    <w:p w:rsidR="000F3093" w:rsidRDefault="000F3093">
      <w:pPr>
        <w:pStyle w:val="TOC3"/>
        <w:tabs>
          <w:tab w:val="left" w:pos="1320"/>
          <w:tab w:val="right" w:leader="dot" w:pos="9962"/>
        </w:tabs>
        <w:rPr>
          <w:ins w:id="452" w:author="Geoff Hook" w:date="2016-10-04T14:17:00Z"/>
          <w:rFonts w:cstheme="minorBidi"/>
          <w:noProof/>
          <w:sz w:val="22"/>
          <w:szCs w:val="22"/>
          <w:lang w:val="en-GB" w:eastAsia="en-GB"/>
        </w:rPr>
      </w:pPr>
      <w:ins w:id="453" w:author="Geoff Hook" w:date="2016-10-04T14:17:00Z">
        <w:r>
          <w:rPr>
            <w:noProof/>
          </w:rPr>
          <w:t>6.3.1</w:t>
        </w:r>
        <w:r>
          <w:rPr>
            <w:rFonts w:cstheme="minorBidi"/>
            <w:noProof/>
            <w:sz w:val="22"/>
            <w:szCs w:val="22"/>
            <w:lang w:val="en-GB" w:eastAsia="en-GB"/>
          </w:rPr>
          <w:tab/>
        </w:r>
        <w:r>
          <w:rPr>
            <w:noProof/>
          </w:rPr>
          <w:t>Distribution</w:t>
        </w:r>
        <w:r>
          <w:rPr>
            <w:noProof/>
          </w:rPr>
          <w:tab/>
        </w:r>
        <w:r>
          <w:rPr>
            <w:noProof/>
          </w:rPr>
          <w:fldChar w:fldCharType="begin"/>
        </w:r>
        <w:r>
          <w:rPr>
            <w:noProof/>
          </w:rPr>
          <w:instrText xml:space="preserve"> PAGEREF _Toc463354106 \h </w:instrText>
        </w:r>
      </w:ins>
      <w:r>
        <w:rPr>
          <w:noProof/>
        </w:rPr>
      </w:r>
      <w:r>
        <w:rPr>
          <w:noProof/>
        </w:rPr>
        <w:fldChar w:fldCharType="separate"/>
      </w:r>
      <w:ins w:id="454" w:author="Simon Ringuette" w:date="2016-12-21T21:04:00Z">
        <w:r w:rsidR="00014DF3">
          <w:rPr>
            <w:noProof/>
          </w:rPr>
          <w:t>40</w:t>
        </w:r>
      </w:ins>
      <w:ins w:id="455" w:author="Geoff Hook" w:date="2016-10-04T14:17:00Z">
        <w:r>
          <w:rPr>
            <w:noProof/>
          </w:rPr>
          <w:fldChar w:fldCharType="end"/>
        </w:r>
      </w:ins>
    </w:p>
    <w:p w:rsidR="000F3093" w:rsidRDefault="000F3093">
      <w:pPr>
        <w:pStyle w:val="TOC3"/>
        <w:tabs>
          <w:tab w:val="left" w:pos="1320"/>
          <w:tab w:val="right" w:leader="dot" w:pos="9962"/>
        </w:tabs>
        <w:rPr>
          <w:ins w:id="456" w:author="Geoff Hook" w:date="2016-10-04T14:17:00Z"/>
          <w:rFonts w:cstheme="minorBidi"/>
          <w:noProof/>
          <w:sz w:val="22"/>
          <w:szCs w:val="22"/>
          <w:lang w:val="en-GB" w:eastAsia="en-GB"/>
        </w:rPr>
      </w:pPr>
      <w:ins w:id="457" w:author="Geoff Hook" w:date="2016-10-04T14:17:00Z">
        <w:r>
          <w:rPr>
            <w:noProof/>
          </w:rPr>
          <w:t>6.3.2</w:t>
        </w:r>
        <w:r>
          <w:rPr>
            <w:rFonts w:cstheme="minorBidi"/>
            <w:noProof/>
            <w:sz w:val="22"/>
            <w:szCs w:val="22"/>
            <w:lang w:val="en-GB" w:eastAsia="en-GB"/>
          </w:rPr>
          <w:tab/>
        </w:r>
        <w:r>
          <w:rPr>
            <w:noProof/>
          </w:rPr>
          <w:t>User Distribution</w:t>
        </w:r>
        <w:r>
          <w:rPr>
            <w:noProof/>
          </w:rPr>
          <w:tab/>
        </w:r>
        <w:r>
          <w:rPr>
            <w:noProof/>
          </w:rPr>
          <w:fldChar w:fldCharType="begin"/>
        </w:r>
        <w:r>
          <w:rPr>
            <w:noProof/>
          </w:rPr>
          <w:instrText xml:space="preserve"> PAGEREF _Toc463354107 \h </w:instrText>
        </w:r>
      </w:ins>
      <w:r>
        <w:rPr>
          <w:noProof/>
        </w:rPr>
      </w:r>
      <w:r>
        <w:rPr>
          <w:noProof/>
        </w:rPr>
        <w:fldChar w:fldCharType="separate"/>
      </w:r>
      <w:ins w:id="458" w:author="Simon Ringuette" w:date="2016-12-21T21:04:00Z">
        <w:r w:rsidR="00014DF3">
          <w:rPr>
            <w:noProof/>
          </w:rPr>
          <w:t>41</w:t>
        </w:r>
      </w:ins>
      <w:ins w:id="459" w:author="Geoff Hook" w:date="2016-10-04T14:17:00Z">
        <w:r>
          <w:rPr>
            <w:noProof/>
          </w:rPr>
          <w:fldChar w:fldCharType="end"/>
        </w:r>
      </w:ins>
    </w:p>
    <w:p w:rsidR="000F3093" w:rsidRDefault="000F3093">
      <w:pPr>
        <w:pStyle w:val="TOC3"/>
        <w:tabs>
          <w:tab w:val="left" w:pos="1320"/>
          <w:tab w:val="right" w:leader="dot" w:pos="9962"/>
        </w:tabs>
        <w:rPr>
          <w:ins w:id="460" w:author="Geoff Hook" w:date="2016-10-04T14:17:00Z"/>
          <w:rFonts w:cstheme="minorBidi"/>
          <w:noProof/>
          <w:sz w:val="22"/>
          <w:szCs w:val="22"/>
          <w:lang w:val="en-GB" w:eastAsia="en-GB"/>
        </w:rPr>
      </w:pPr>
      <w:ins w:id="461" w:author="Geoff Hook" w:date="2016-10-04T14:17:00Z">
        <w:r>
          <w:rPr>
            <w:noProof/>
          </w:rPr>
          <w:t>6.3.3</w:t>
        </w:r>
        <w:r>
          <w:rPr>
            <w:rFonts w:cstheme="minorBidi"/>
            <w:noProof/>
            <w:sz w:val="22"/>
            <w:szCs w:val="22"/>
            <w:lang w:val="en-GB" w:eastAsia="en-GB"/>
          </w:rPr>
          <w:tab/>
        </w:r>
        <w:r>
          <w:rPr>
            <w:noProof/>
          </w:rPr>
          <w:t>Enumeration (historical data)</w:t>
        </w:r>
        <w:r>
          <w:rPr>
            <w:noProof/>
          </w:rPr>
          <w:tab/>
        </w:r>
        <w:r>
          <w:rPr>
            <w:noProof/>
          </w:rPr>
          <w:fldChar w:fldCharType="begin"/>
        </w:r>
        <w:r>
          <w:rPr>
            <w:noProof/>
          </w:rPr>
          <w:instrText xml:space="preserve"> PAGEREF _Toc463354108 \h </w:instrText>
        </w:r>
      </w:ins>
      <w:r>
        <w:rPr>
          <w:noProof/>
        </w:rPr>
      </w:r>
      <w:r>
        <w:rPr>
          <w:noProof/>
        </w:rPr>
        <w:fldChar w:fldCharType="separate"/>
      </w:r>
      <w:ins w:id="462" w:author="Simon Ringuette" w:date="2016-12-21T21:04:00Z">
        <w:r w:rsidR="00014DF3">
          <w:rPr>
            <w:noProof/>
          </w:rPr>
          <w:t>41</w:t>
        </w:r>
      </w:ins>
      <w:ins w:id="463" w:author="Geoff Hook" w:date="2016-10-04T14:17:00Z">
        <w:r>
          <w:rPr>
            <w:noProof/>
          </w:rPr>
          <w:fldChar w:fldCharType="end"/>
        </w:r>
      </w:ins>
    </w:p>
    <w:p w:rsidR="000F3093" w:rsidRDefault="000F3093">
      <w:pPr>
        <w:pStyle w:val="TOC2"/>
        <w:tabs>
          <w:tab w:val="left" w:pos="880"/>
          <w:tab w:val="right" w:leader="dot" w:pos="9962"/>
        </w:tabs>
        <w:rPr>
          <w:ins w:id="464" w:author="Geoff Hook" w:date="2016-10-04T14:17:00Z"/>
          <w:rFonts w:cstheme="minorBidi"/>
          <w:noProof/>
          <w:sz w:val="22"/>
          <w:szCs w:val="22"/>
          <w:lang w:val="en-GB" w:eastAsia="en-GB"/>
        </w:rPr>
      </w:pPr>
      <w:ins w:id="465" w:author="Geoff Hook" w:date="2016-10-04T14:17:00Z">
        <w:r>
          <w:rPr>
            <w:noProof/>
          </w:rPr>
          <w:t>6.4</w:t>
        </w:r>
        <w:r>
          <w:rPr>
            <w:rFonts w:cstheme="minorBidi"/>
            <w:noProof/>
            <w:sz w:val="22"/>
            <w:szCs w:val="22"/>
            <w:lang w:val="en-GB" w:eastAsia="en-GB"/>
          </w:rPr>
          <w:tab/>
        </w:r>
        <w:r>
          <w:rPr>
            <w:noProof/>
          </w:rPr>
          <w:t>Using calendars</w:t>
        </w:r>
        <w:r>
          <w:rPr>
            <w:noProof/>
          </w:rPr>
          <w:tab/>
        </w:r>
        <w:r>
          <w:rPr>
            <w:noProof/>
          </w:rPr>
          <w:fldChar w:fldCharType="begin"/>
        </w:r>
        <w:r>
          <w:rPr>
            <w:noProof/>
          </w:rPr>
          <w:instrText xml:space="preserve"> PAGEREF _Toc463354109 \h </w:instrText>
        </w:r>
      </w:ins>
      <w:r>
        <w:rPr>
          <w:noProof/>
        </w:rPr>
      </w:r>
      <w:r>
        <w:rPr>
          <w:noProof/>
        </w:rPr>
        <w:fldChar w:fldCharType="separate"/>
      </w:r>
      <w:ins w:id="466" w:author="Simon Ringuette" w:date="2016-12-21T21:04:00Z">
        <w:r w:rsidR="00014DF3">
          <w:rPr>
            <w:noProof/>
          </w:rPr>
          <w:t>42</w:t>
        </w:r>
      </w:ins>
      <w:ins w:id="467" w:author="Geoff Hook" w:date="2016-10-04T14:17:00Z">
        <w:r>
          <w:rPr>
            <w:noProof/>
          </w:rPr>
          <w:fldChar w:fldCharType="end"/>
        </w:r>
      </w:ins>
    </w:p>
    <w:p w:rsidR="000F3093" w:rsidRDefault="000F3093">
      <w:pPr>
        <w:pStyle w:val="TOC2"/>
        <w:tabs>
          <w:tab w:val="left" w:pos="880"/>
          <w:tab w:val="right" w:leader="dot" w:pos="9962"/>
        </w:tabs>
        <w:rPr>
          <w:ins w:id="468" w:author="Geoff Hook" w:date="2016-10-04T14:17:00Z"/>
          <w:rFonts w:cstheme="minorBidi"/>
          <w:noProof/>
          <w:sz w:val="22"/>
          <w:szCs w:val="22"/>
          <w:lang w:val="en-GB" w:eastAsia="en-GB"/>
        </w:rPr>
      </w:pPr>
      <w:ins w:id="469" w:author="Geoff Hook" w:date="2016-10-04T14:17:00Z">
        <w:r>
          <w:rPr>
            <w:noProof/>
          </w:rPr>
          <w:t>6.5</w:t>
        </w:r>
        <w:r>
          <w:rPr>
            <w:rFonts w:cstheme="minorBidi"/>
            <w:noProof/>
            <w:sz w:val="22"/>
            <w:szCs w:val="22"/>
            <w:lang w:val="en-GB" w:eastAsia="en-GB"/>
          </w:rPr>
          <w:tab/>
        </w:r>
        <w:r>
          <w:rPr>
            <w:noProof/>
          </w:rPr>
          <w:t>Using an expression</w:t>
        </w:r>
        <w:r>
          <w:rPr>
            <w:noProof/>
          </w:rPr>
          <w:tab/>
        </w:r>
        <w:r>
          <w:rPr>
            <w:noProof/>
          </w:rPr>
          <w:fldChar w:fldCharType="begin"/>
        </w:r>
        <w:r>
          <w:rPr>
            <w:noProof/>
          </w:rPr>
          <w:instrText xml:space="preserve"> PAGEREF _Toc463354110 \h </w:instrText>
        </w:r>
      </w:ins>
      <w:r>
        <w:rPr>
          <w:noProof/>
        </w:rPr>
      </w:r>
      <w:r>
        <w:rPr>
          <w:noProof/>
        </w:rPr>
        <w:fldChar w:fldCharType="separate"/>
      </w:r>
      <w:ins w:id="470" w:author="Simon Ringuette" w:date="2016-12-21T21:04:00Z">
        <w:r w:rsidR="00014DF3">
          <w:rPr>
            <w:noProof/>
          </w:rPr>
          <w:t>42</w:t>
        </w:r>
      </w:ins>
      <w:ins w:id="471" w:author="Geoff Hook" w:date="2016-10-04T14:17:00Z">
        <w:r>
          <w:rPr>
            <w:noProof/>
          </w:rPr>
          <w:fldChar w:fldCharType="end"/>
        </w:r>
      </w:ins>
    </w:p>
    <w:p w:rsidR="000F3093" w:rsidRDefault="000F3093">
      <w:pPr>
        <w:pStyle w:val="TOC2"/>
        <w:tabs>
          <w:tab w:val="left" w:pos="880"/>
          <w:tab w:val="right" w:leader="dot" w:pos="9962"/>
        </w:tabs>
        <w:rPr>
          <w:ins w:id="472" w:author="Geoff Hook" w:date="2016-10-04T14:17:00Z"/>
          <w:rFonts w:cstheme="minorBidi"/>
          <w:noProof/>
          <w:sz w:val="22"/>
          <w:szCs w:val="22"/>
          <w:lang w:val="en-GB" w:eastAsia="en-GB"/>
        </w:rPr>
      </w:pPr>
      <w:ins w:id="473" w:author="Geoff Hook" w:date="2016-10-04T14:17:00Z">
        <w:r>
          <w:rPr>
            <w:noProof/>
          </w:rPr>
          <w:t>6.6</w:t>
        </w:r>
        <w:r>
          <w:rPr>
            <w:rFonts w:cstheme="minorBidi"/>
            <w:noProof/>
            <w:sz w:val="22"/>
            <w:szCs w:val="22"/>
            <w:lang w:val="en-GB" w:eastAsia="en-GB"/>
          </w:rPr>
          <w:tab/>
        </w:r>
        <w:r>
          <w:rPr>
            <w:noProof/>
          </w:rPr>
          <w:t>Results</w:t>
        </w:r>
        <w:r>
          <w:rPr>
            <w:noProof/>
          </w:rPr>
          <w:tab/>
        </w:r>
        <w:r>
          <w:rPr>
            <w:noProof/>
          </w:rPr>
          <w:fldChar w:fldCharType="begin"/>
        </w:r>
        <w:r>
          <w:rPr>
            <w:noProof/>
          </w:rPr>
          <w:instrText xml:space="preserve"> PAGEREF _Toc463354111 \h </w:instrText>
        </w:r>
      </w:ins>
      <w:r>
        <w:rPr>
          <w:noProof/>
        </w:rPr>
      </w:r>
      <w:r>
        <w:rPr>
          <w:noProof/>
        </w:rPr>
        <w:fldChar w:fldCharType="separate"/>
      </w:r>
      <w:ins w:id="474" w:author="Simon Ringuette" w:date="2016-12-21T21:04:00Z">
        <w:r w:rsidR="00014DF3">
          <w:rPr>
            <w:noProof/>
          </w:rPr>
          <w:t>42</w:t>
        </w:r>
      </w:ins>
      <w:ins w:id="475" w:author="Geoff Hook" w:date="2016-10-04T14:17:00Z">
        <w:r>
          <w:rPr>
            <w:noProof/>
          </w:rPr>
          <w:fldChar w:fldCharType="end"/>
        </w:r>
      </w:ins>
    </w:p>
    <w:p w:rsidR="000F3093" w:rsidRDefault="000F3093">
      <w:pPr>
        <w:pStyle w:val="TOC3"/>
        <w:tabs>
          <w:tab w:val="left" w:pos="1320"/>
          <w:tab w:val="right" w:leader="dot" w:pos="9962"/>
        </w:tabs>
        <w:rPr>
          <w:ins w:id="476" w:author="Geoff Hook" w:date="2016-10-04T14:17:00Z"/>
          <w:rFonts w:cstheme="minorBidi"/>
          <w:noProof/>
          <w:sz w:val="22"/>
          <w:szCs w:val="22"/>
          <w:lang w:val="en-GB" w:eastAsia="en-GB"/>
        </w:rPr>
      </w:pPr>
      <w:ins w:id="477" w:author="Geoff Hook" w:date="2016-10-04T14:17:00Z">
        <w:r>
          <w:rPr>
            <w:noProof/>
          </w:rPr>
          <w:t>6.6.1</w:t>
        </w:r>
        <w:r>
          <w:rPr>
            <w:rFonts w:cstheme="minorBidi"/>
            <w:noProof/>
            <w:sz w:val="22"/>
            <w:szCs w:val="22"/>
            <w:lang w:val="en-GB" w:eastAsia="en-GB"/>
          </w:rPr>
          <w:tab/>
        </w:r>
        <w:r>
          <w:rPr>
            <w:noProof/>
          </w:rPr>
          <w:t>Time Parameters</w:t>
        </w:r>
        <w:r>
          <w:rPr>
            <w:noProof/>
          </w:rPr>
          <w:tab/>
        </w:r>
        <w:r>
          <w:rPr>
            <w:noProof/>
          </w:rPr>
          <w:fldChar w:fldCharType="begin"/>
        </w:r>
        <w:r>
          <w:rPr>
            <w:noProof/>
          </w:rPr>
          <w:instrText xml:space="preserve"> PAGEREF _Toc463354113 \h </w:instrText>
        </w:r>
      </w:ins>
      <w:r>
        <w:rPr>
          <w:noProof/>
        </w:rPr>
      </w:r>
      <w:r>
        <w:rPr>
          <w:noProof/>
        </w:rPr>
        <w:fldChar w:fldCharType="separate"/>
      </w:r>
      <w:ins w:id="478" w:author="Simon Ringuette" w:date="2016-12-21T21:04:00Z">
        <w:r w:rsidR="00014DF3">
          <w:rPr>
            <w:noProof/>
          </w:rPr>
          <w:t>43</w:t>
        </w:r>
      </w:ins>
      <w:ins w:id="479" w:author="Geoff Hook" w:date="2016-10-04T14:17:00Z">
        <w:r>
          <w:rPr>
            <w:noProof/>
          </w:rPr>
          <w:fldChar w:fldCharType="end"/>
        </w:r>
      </w:ins>
    </w:p>
    <w:p w:rsidR="000F3093" w:rsidRDefault="000F3093">
      <w:pPr>
        <w:pStyle w:val="TOC4"/>
        <w:tabs>
          <w:tab w:val="left" w:pos="1760"/>
          <w:tab w:val="right" w:leader="dot" w:pos="9962"/>
        </w:tabs>
        <w:rPr>
          <w:ins w:id="480" w:author="Geoff Hook" w:date="2016-10-04T14:17:00Z"/>
          <w:rFonts w:cstheme="minorBidi"/>
          <w:noProof/>
          <w:sz w:val="22"/>
          <w:szCs w:val="22"/>
          <w:lang w:val="en-GB" w:eastAsia="en-GB"/>
        </w:rPr>
      </w:pPr>
      <w:ins w:id="481" w:author="Geoff Hook" w:date="2016-10-04T14:17:00Z">
        <w:r>
          <w:rPr>
            <w:noProof/>
          </w:rPr>
          <w:t>6.6.1.1</w:t>
        </w:r>
        <w:r>
          <w:rPr>
            <w:rFonts w:cstheme="minorBidi"/>
            <w:noProof/>
            <w:sz w:val="22"/>
            <w:szCs w:val="22"/>
            <w:lang w:val="en-GB" w:eastAsia="en-GB"/>
          </w:rPr>
          <w:tab/>
        </w:r>
        <w:r>
          <w:rPr>
            <w:noProof/>
          </w:rPr>
          <w:t>Minimum/Maximum and Mean on a Processing Time</w:t>
        </w:r>
        <w:r>
          <w:rPr>
            <w:noProof/>
          </w:rPr>
          <w:tab/>
        </w:r>
        <w:r>
          <w:rPr>
            <w:noProof/>
          </w:rPr>
          <w:fldChar w:fldCharType="begin"/>
        </w:r>
        <w:r>
          <w:rPr>
            <w:noProof/>
          </w:rPr>
          <w:instrText xml:space="preserve"> PAGEREF _Toc463354114 \h </w:instrText>
        </w:r>
      </w:ins>
      <w:r>
        <w:rPr>
          <w:noProof/>
        </w:rPr>
      </w:r>
      <w:r>
        <w:rPr>
          <w:noProof/>
        </w:rPr>
        <w:fldChar w:fldCharType="separate"/>
      </w:r>
      <w:ins w:id="482" w:author="Simon Ringuette" w:date="2016-12-21T21:04:00Z">
        <w:r w:rsidR="00014DF3">
          <w:rPr>
            <w:noProof/>
          </w:rPr>
          <w:t>43</w:t>
        </w:r>
      </w:ins>
      <w:ins w:id="483" w:author="Geoff Hook" w:date="2016-10-04T14:17:00Z">
        <w:r>
          <w:rPr>
            <w:noProof/>
          </w:rPr>
          <w:fldChar w:fldCharType="end"/>
        </w:r>
      </w:ins>
    </w:p>
    <w:p w:rsidR="000F3093" w:rsidRDefault="000F3093">
      <w:pPr>
        <w:pStyle w:val="TOC4"/>
        <w:tabs>
          <w:tab w:val="left" w:pos="1760"/>
          <w:tab w:val="right" w:leader="dot" w:pos="9962"/>
        </w:tabs>
        <w:rPr>
          <w:ins w:id="484" w:author="Geoff Hook" w:date="2016-10-04T14:17:00Z"/>
          <w:rFonts w:cstheme="minorBidi"/>
          <w:noProof/>
          <w:sz w:val="22"/>
          <w:szCs w:val="22"/>
          <w:lang w:val="en-GB" w:eastAsia="en-GB"/>
        </w:rPr>
      </w:pPr>
      <w:ins w:id="485" w:author="Geoff Hook" w:date="2016-10-04T14:17:00Z">
        <w:r>
          <w:rPr>
            <w:noProof/>
          </w:rPr>
          <w:t>6.6.1.2</w:t>
        </w:r>
        <w:r>
          <w:rPr>
            <w:rFonts w:cstheme="minorBidi"/>
            <w:noProof/>
            <w:sz w:val="22"/>
            <w:szCs w:val="22"/>
            <w:lang w:val="en-GB" w:eastAsia="en-GB"/>
          </w:rPr>
          <w:tab/>
        </w:r>
        <w:r>
          <w:rPr>
            <w:noProof/>
          </w:rPr>
          <w:t>Count/Sum of a Processing Time</w:t>
        </w:r>
        <w:r>
          <w:rPr>
            <w:noProof/>
          </w:rPr>
          <w:tab/>
        </w:r>
        <w:r>
          <w:rPr>
            <w:noProof/>
          </w:rPr>
          <w:fldChar w:fldCharType="begin"/>
        </w:r>
        <w:r>
          <w:rPr>
            <w:noProof/>
          </w:rPr>
          <w:instrText xml:space="preserve"> PAGEREF _Toc463354115 \h </w:instrText>
        </w:r>
      </w:ins>
      <w:r>
        <w:rPr>
          <w:noProof/>
        </w:rPr>
      </w:r>
      <w:r>
        <w:rPr>
          <w:noProof/>
        </w:rPr>
        <w:fldChar w:fldCharType="separate"/>
      </w:r>
      <w:ins w:id="486" w:author="Simon Ringuette" w:date="2016-12-21T21:04:00Z">
        <w:r w:rsidR="00014DF3">
          <w:rPr>
            <w:noProof/>
          </w:rPr>
          <w:t>43</w:t>
        </w:r>
      </w:ins>
      <w:ins w:id="487" w:author="Geoff Hook" w:date="2016-10-04T14:17:00Z">
        <w:r>
          <w:rPr>
            <w:noProof/>
          </w:rPr>
          <w:fldChar w:fldCharType="end"/>
        </w:r>
      </w:ins>
    </w:p>
    <w:p w:rsidR="000F3093" w:rsidRDefault="000F3093">
      <w:pPr>
        <w:pStyle w:val="TOC3"/>
        <w:tabs>
          <w:tab w:val="left" w:pos="1320"/>
          <w:tab w:val="right" w:leader="dot" w:pos="9962"/>
        </w:tabs>
        <w:rPr>
          <w:ins w:id="488" w:author="Geoff Hook" w:date="2016-10-04T14:17:00Z"/>
          <w:rFonts w:cstheme="minorBidi"/>
          <w:noProof/>
          <w:sz w:val="22"/>
          <w:szCs w:val="22"/>
          <w:lang w:val="en-GB" w:eastAsia="en-GB"/>
        </w:rPr>
      </w:pPr>
      <w:ins w:id="489" w:author="Geoff Hook" w:date="2016-10-04T14:17:00Z">
        <w:r>
          <w:rPr>
            <w:noProof/>
          </w:rPr>
          <w:t>6.6.2</w:t>
        </w:r>
        <w:r>
          <w:rPr>
            <w:rFonts w:cstheme="minorBidi"/>
            <w:noProof/>
            <w:sz w:val="22"/>
            <w:szCs w:val="22"/>
            <w:lang w:val="en-GB" w:eastAsia="en-GB"/>
          </w:rPr>
          <w:tab/>
        </w:r>
        <w:r>
          <w:rPr>
            <w:noProof/>
          </w:rPr>
          <w:t>Control Parameters</w:t>
        </w:r>
        <w:r>
          <w:rPr>
            <w:noProof/>
          </w:rPr>
          <w:tab/>
        </w:r>
        <w:r>
          <w:rPr>
            <w:noProof/>
          </w:rPr>
          <w:fldChar w:fldCharType="begin"/>
        </w:r>
        <w:r>
          <w:rPr>
            <w:noProof/>
          </w:rPr>
          <w:instrText xml:space="preserve"> PAGEREF _Toc463354116 \h </w:instrText>
        </w:r>
      </w:ins>
      <w:r>
        <w:rPr>
          <w:noProof/>
        </w:rPr>
      </w:r>
      <w:r>
        <w:rPr>
          <w:noProof/>
        </w:rPr>
        <w:fldChar w:fldCharType="separate"/>
      </w:r>
      <w:ins w:id="490" w:author="Simon Ringuette" w:date="2016-12-21T21:04:00Z">
        <w:r w:rsidR="00014DF3">
          <w:rPr>
            <w:noProof/>
          </w:rPr>
          <w:t>44</w:t>
        </w:r>
      </w:ins>
      <w:ins w:id="491" w:author="Geoff Hook" w:date="2016-10-04T14:17:00Z">
        <w:r>
          <w:rPr>
            <w:noProof/>
          </w:rPr>
          <w:fldChar w:fldCharType="end"/>
        </w:r>
      </w:ins>
    </w:p>
    <w:p w:rsidR="000F3093" w:rsidRDefault="000F3093">
      <w:pPr>
        <w:pStyle w:val="TOC4"/>
        <w:tabs>
          <w:tab w:val="left" w:pos="1760"/>
          <w:tab w:val="right" w:leader="dot" w:pos="9962"/>
        </w:tabs>
        <w:rPr>
          <w:ins w:id="492" w:author="Geoff Hook" w:date="2016-10-04T14:17:00Z"/>
          <w:rFonts w:cstheme="minorBidi"/>
          <w:noProof/>
          <w:sz w:val="22"/>
          <w:szCs w:val="22"/>
          <w:lang w:val="en-GB" w:eastAsia="en-GB"/>
        </w:rPr>
      </w:pPr>
      <w:ins w:id="493" w:author="Geoff Hook" w:date="2016-10-04T14:17:00Z">
        <w:r>
          <w:rPr>
            <w:noProof/>
          </w:rPr>
          <w:t>6.6.2.1</w:t>
        </w:r>
        <w:r>
          <w:rPr>
            <w:rFonts w:cstheme="minorBidi"/>
            <w:noProof/>
            <w:sz w:val="22"/>
            <w:szCs w:val="22"/>
            <w:lang w:val="en-GB" w:eastAsia="en-GB"/>
          </w:rPr>
          <w:tab/>
        </w:r>
        <w:r>
          <w:rPr>
            <w:noProof/>
          </w:rPr>
          <w:t>Requesting everything about an InterTriggerTimer on a signal intermediate event</w:t>
        </w:r>
        <w:r>
          <w:rPr>
            <w:noProof/>
          </w:rPr>
          <w:tab/>
        </w:r>
        <w:r>
          <w:rPr>
            <w:noProof/>
          </w:rPr>
          <w:fldChar w:fldCharType="begin"/>
        </w:r>
        <w:r>
          <w:rPr>
            <w:noProof/>
          </w:rPr>
          <w:instrText xml:space="preserve"> PAGEREF _Toc463354117 \h </w:instrText>
        </w:r>
      </w:ins>
      <w:r>
        <w:rPr>
          <w:noProof/>
        </w:rPr>
      </w:r>
      <w:r>
        <w:rPr>
          <w:noProof/>
        </w:rPr>
        <w:fldChar w:fldCharType="separate"/>
      </w:r>
      <w:ins w:id="494" w:author="Simon Ringuette" w:date="2016-12-21T21:04:00Z">
        <w:r w:rsidR="00014DF3">
          <w:rPr>
            <w:noProof/>
          </w:rPr>
          <w:t>44</w:t>
        </w:r>
      </w:ins>
      <w:ins w:id="495" w:author="Geoff Hook" w:date="2016-10-04T14:17:00Z">
        <w:r>
          <w:rPr>
            <w:noProof/>
          </w:rPr>
          <w:fldChar w:fldCharType="end"/>
        </w:r>
      </w:ins>
    </w:p>
    <w:p w:rsidR="000F3093" w:rsidRDefault="000F3093">
      <w:pPr>
        <w:pStyle w:val="TOC3"/>
        <w:tabs>
          <w:tab w:val="left" w:pos="1320"/>
          <w:tab w:val="right" w:leader="dot" w:pos="9962"/>
        </w:tabs>
        <w:rPr>
          <w:ins w:id="496" w:author="Geoff Hook" w:date="2016-10-04T14:17:00Z"/>
          <w:rFonts w:cstheme="minorBidi"/>
          <w:noProof/>
          <w:sz w:val="22"/>
          <w:szCs w:val="22"/>
          <w:lang w:val="en-GB" w:eastAsia="en-GB"/>
        </w:rPr>
      </w:pPr>
      <w:ins w:id="497" w:author="Geoff Hook" w:date="2016-10-04T14:17:00Z">
        <w:r>
          <w:rPr>
            <w:noProof/>
          </w:rPr>
          <w:t>6.6.3</w:t>
        </w:r>
        <w:r>
          <w:rPr>
            <w:rFonts w:cstheme="minorBidi"/>
            <w:noProof/>
            <w:sz w:val="22"/>
            <w:szCs w:val="22"/>
            <w:lang w:val="en-GB" w:eastAsia="en-GB"/>
          </w:rPr>
          <w:tab/>
        </w:r>
        <w:r>
          <w:rPr>
            <w:noProof/>
          </w:rPr>
          <w:t>Replications effects on results</w:t>
        </w:r>
        <w:r>
          <w:rPr>
            <w:noProof/>
          </w:rPr>
          <w:tab/>
        </w:r>
        <w:r>
          <w:rPr>
            <w:noProof/>
          </w:rPr>
          <w:fldChar w:fldCharType="begin"/>
        </w:r>
        <w:r>
          <w:rPr>
            <w:noProof/>
          </w:rPr>
          <w:instrText xml:space="preserve"> PAGEREF _Toc463354118 \h </w:instrText>
        </w:r>
      </w:ins>
      <w:r>
        <w:rPr>
          <w:noProof/>
        </w:rPr>
      </w:r>
      <w:r>
        <w:rPr>
          <w:noProof/>
        </w:rPr>
        <w:fldChar w:fldCharType="separate"/>
      </w:r>
      <w:ins w:id="498" w:author="Simon Ringuette" w:date="2016-12-21T21:04:00Z">
        <w:r w:rsidR="00014DF3">
          <w:rPr>
            <w:noProof/>
          </w:rPr>
          <w:t>45</w:t>
        </w:r>
      </w:ins>
      <w:ins w:id="499" w:author="Geoff Hook" w:date="2016-10-04T14:17:00Z">
        <w:r>
          <w:rPr>
            <w:noProof/>
          </w:rPr>
          <w:fldChar w:fldCharType="end"/>
        </w:r>
      </w:ins>
    </w:p>
    <w:p w:rsidR="00C9104C" w:rsidDel="000F3093" w:rsidRDefault="00C9104C">
      <w:pPr>
        <w:pStyle w:val="TOC1"/>
        <w:tabs>
          <w:tab w:val="left" w:pos="480"/>
          <w:tab w:val="right" w:leader="dot" w:pos="9962"/>
        </w:tabs>
        <w:rPr>
          <w:del w:id="500" w:author="Geoff Hook" w:date="2016-10-04T14:17:00Z"/>
          <w:rFonts w:cstheme="minorBidi"/>
          <w:noProof/>
          <w:sz w:val="22"/>
          <w:szCs w:val="22"/>
          <w:lang w:val="en-GB" w:eastAsia="en-GB"/>
        </w:rPr>
      </w:pPr>
      <w:del w:id="501" w:author="Geoff Hook" w:date="2016-10-04T14:17:00Z">
        <w:r w:rsidDel="000F3093">
          <w:rPr>
            <w:noProof/>
          </w:rPr>
          <w:delText>1</w:delText>
        </w:r>
        <w:r w:rsidDel="000F3093">
          <w:rPr>
            <w:rFonts w:cstheme="minorBidi"/>
            <w:noProof/>
            <w:sz w:val="22"/>
            <w:szCs w:val="22"/>
            <w:lang w:val="en-GB" w:eastAsia="en-GB"/>
          </w:rPr>
          <w:tab/>
        </w:r>
        <w:r w:rsidDel="000F3093">
          <w:rPr>
            <w:noProof/>
          </w:rPr>
          <w:delText>Introduction</w:delText>
        </w:r>
        <w:r w:rsidDel="000F3093">
          <w:rPr>
            <w:noProof/>
          </w:rPr>
          <w:tab/>
          <w:delText>6</w:delText>
        </w:r>
      </w:del>
    </w:p>
    <w:p w:rsidR="00C9104C" w:rsidDel="000F3093" w:rsidRDefault="00C9104C">
      <w:pPr>
        <w:pStyle w:val="TOC2"/>
        <w:tabs>
          <w:tab w:val="left" w:pos="880"/>
          <w:tab w:val="right" w:leader="dot" w:pos="9962"/>
        </w:tabs>
        <w:rPr>
          <w:del w:id="502" w:author="Geoff Hook" w:date="2016-10-04T14:17:00Z"/>
          <w:rFonts w:cstheme="minorBidi"/>
          <w:noProof/>
          <w:sz w:val="22"/>
          <w:szCs w:val="22"/>
          <w:lang w:val="en-GB" w:eastAsia="en-GB"/>
        </w:rPr>
      </w:pPr>
      <w:del w:id="503" w:author="Geoff Hook" w:date="2016-10-04T14:17:00Z">
        <w:r w:rsidDel="000F3093">
          <w:rPr>
            <w:noProof/>
          </w:rPr>
          <w:lastRenderedPageBreak/>
          <w:delText>1.1</w:delText>
        </w:r>
        <w:r w:rsidDel="000F3093">
          <w:rPr>
            <w:rFonts w:cstheme="minorBidi"/>
            <w:noProof/>
            <w:sz w:val="22"/>
            <w:szCs w:val="22"/>
            <w:lang w:val="en-GB" w:eastAsia="en-GB"/>
          </w:rPr>
          <w:tab/>
        </w:r>
        <w:r w:rsidDel="000F3093">
          <w:rPr>
            <w:noProof/>
          </w:rPr>
          <w:delText>Intended</w:delText>
        </w:r>
        <w:r w:rsidRPr="00CD6077" w:rsidDel="000F3093">
          <w:rPr>
            <w:rFonts w:eastAsia="Liberation Sans" w:cs="Liberation Sans"/>
            <w:noProof/>
          </w:rPr>
          <w:delText xml:space="preserve"> </w:delText>
        </w:r>
        <w:r w:rsidDel="000F3093">
          <w:rPr>
            <w:noProof/>
          </w:rPr>
          <w:delText>Audience</w:delText>
        </w:r>
        <w:r w:rsidDel="000F3093">
          <w:rPr>
            <w:noProof/>
          </w:rPr>
          <w:tab/>
          <w:delText>6</w:delText>
        </w:r>
      </w:del>
    </w:p>
    <w:p w:rsidR="00C9104C" w:rsidDel="000F3093" w:rsidRDefault="00C9104C">
      <w:pPr>
        <w:pStyle w:val="TOC2"/>
        <w:tabs>
          <w:tab w:val="left" w:pos="880"/>
          <w:tab w:val="right" w:leader="dot" w:pos="9962"/>
        </w:tabs>
        <w:rPr>
          <w:del w:id="504" w:author="Geoff Hook" w:date="2016-10-04T14:17:00Z"/>
          <w:rFonts w:cstheme="minorBidi"/>
          <w:noProof/>
          <w:sz w:val="22"/>
          <w:szCs w:val="22"/>
          <w:lang w:val="en-GB" w:eastAsia="en-GB"/>
        </w:rPr>
      </w:pPr>
      <w:del w:id="505" w:author="Geoff Hook" w:date="2016-10-04T14:17:00Z">
        <w:r w:rsidDel="000F3093">
          <w:rPr>
            <w:noProof/>
          </w:rPr>
          <w:delText>1.2</w:delText>
        </w:r>
        <w:r w:rsidDel="000F3093">
          <w:rPr>
            <w:rFonts w:cstheme="minorBidi"/>
            <w:noProof/>
            <w:sz w:val="22"/>
            <w:szCs w:val="22"/>
            <w:lang w:val="en-GB" w:eastAsia="en-GB"/>
          </w:rPr>
          <w:tab/>
        </w:r>
        <w:r w:rsidDel="000F3093">
          <w:rPr>
            <w:noProof/>
          </w:rPr>
          <w:delText>Purpose</w:delText>
        </w:r>
        <w:r w:rsidDel="000F3093">
          <w:rPr>
            <w:noProof/>
          </w:rPr>
          <w:tab/>
          <w:delText>6</w:delText>
        </w:r>
      </w:del>
    </w:p>
    <w:p w:rsidR="00C9104C" w:rsidDel="000F3093" w:rsidRDefault="00C9104C">
      <w:pPr>
        <w:pStyle w:val="TOC2"/>
        <w:tabs>
          <w:tab w:val="left" w:pos="880"/>
          <w:tab w:val="right" w:leader="dot" w:pos="9962"/>
        </w:tabs>
        <w:rPr>
          <w:del w:id="506" w:author="Geoff Hook" w:date="2016-10-04T14:17:00Z"/>
          <w:rFonts w:cstheme="minorBidi"/>
          <w:noProof/>
          <w:sz w:val="22"/>
          <w:szCs w:val="22"/>
          <w:lang w:val="en-GB" w:eastAsia="en-GB"/>
        </w:rPr>
      </w:pPr>
      <w:del w:id="507" w:author="Geoff Hook" w:date="2016-10-04T14:17:00Z">
        <w:r w:rsidDel="000F3093">
          <w:rPr>
            <w:noProof/>
          </w:rPr>
          <w:delText>1.3</w:delText>
        </w:r>
        <w:r w:rsidDel="000F3093">
          <w:rPr>
            <w:rFonts w:cstheme="minorBidi"/>
            <w:noProof/>
            <w:sz w:val="22"/>
            <w:szCs w:val="22"/>
            <w:lang w:val="en-GB" w:eastAsia="en-GB"/>
          </w:rPr>
          <w:tab/>
        </w:r>
        <w:r w:rsidDel="000F3093">
          <w:rPr>
            <w:noProof/>
          </w:rPr>
          <w:delText>Introduction to process simulation</w:delText>
        </w:r>
        <w:r w:rsidDel="000F3093">
          <w:rPr>
            <w:noProof/>
          </w:rPr>
          <w:tab/>
          <w:delText>6</w:delText>
        </w:r>
      </w:del>
    </w:p>
    <w:p w:rsidR="00C9104C" w:rsidDel="000F3093" w:rsidRDefault="00C9104C">
      <w:pPr>
        <w:pStyle w:val="TOC3"/>
        <w:tabs>
          <w:tab w:val="left" w:pos="1320"/>
          <w:tab w:val="right" w:leader="dot" w:pos="9962"/>
        </w:tabs>
        <w:rPr>
          <w:del w:id="508" w:author="Geoff Hook" w:date="2016-10-04T14:17:00Z"/>
          <w:rFonts w:cstheme="minorBidi"/>
          <w:noProof/>
          <w:sz w:val="22"/>
          <w:szCs w:val="22"/>
          <w:lang w:val="en-GB" w:eastAsia="en-GB"/>
        </w:rPr>
      </w:pPr>
      <w:del w:id="509" w:author="Geoff Hook" w:date="2016-10-04T14:17:00Z">
        <w:r w:rsidDel="000F3093">
          <w:rPr>
            <w:noProof/>
          </w:rPr>
          <w:delText>1.3.1</w:delText>
        </w:r>
        <w:r w:rsidDel="000F3093">
          <w:rPr>
            <w:rFonts w:cstheme="minorBidi"/>
            <w:noProof/>
            <w:sz w:val="22"/>
            <w:szCs w:val="22"/>
            <w:lang w:val="en-GB" w:eastAsia="en-GB"/>
          </w:rPr>
          <w:tab/>
        </w:r>
        <w:r w:rsidDel="000F3093">
          <w:rPr>
            <w:noProof/>
          </w:rPr>
          <w:delText>Use of historical data</w:delText>
        </w:r>
        <w:r w:rsidDel="000F3093">
          <w:rPr>
            <w:noProof/>
          </w:rPr>
          <w:tab/>
          <w:delText>7</w:delText>
        </w:r>
      </w:del>
    </w:p>
    <w:p w:rsidR="00C9104C" w:rsidDel="000F3093" w:rsidRDefault="00C9104C">
      <w:pPr>
        <w:pStyle w:val="TOC2"/>
        <w:tabs>
          <w:tab w:val="left" w:pos="880"/>
          <w:tab w:val="right" w:leader="dot" w:pos="9962"/>
        </w:tabs>
        <w:rPr>
          <w:del w:id="510" w:author="Geoff Hook" w:date="2016-10-04T14:17:00Z"/>
          <w:rFonts w:cstheme="minorBidi"/>
          <w:noProof/>
          <w:sz w:val="22"/>
          <w:szCs w:val="22"/>
          <w:lang w:val="en-GB" w:eastAsia="en-GB"/>
        </w:rPr>
      </w:pPr>
      <w:del w:id="511" w:author="Geoff Hook" w:date="2016-10-04T14:17:00Z">
        <w:r w:rsidDel="000F3093">
          <w:rPr>
            <w:noProof/>
          </w:rPr>
          <w:delText>1.4</w:delText>
        </w:r>
        <w:r w:rsidDel="000F3093">
          <w:rPr>
            <w:rFonts w:cstheme="minorBidi"/>
            <w:noProof/>
            <w:sz w:val="22"/>
            <w:szCs w:val="22"/>
            <w:lang w:val="en-GB" w:eastAsia="en-GB"/>
          </w:rPr>
          <w:tab/>
        </w:r>
        <w:r w:rsidDel="000F3093">
          <w:rPr>
            <w:noProof/>
          </w:rPr>
          <w:delText>Scope of the specification</w:delText>
        </w:r>
        <w:r w:rsidDel="000F3093">
          <w:rPr>
            <w:noProof/>
          </w:rPr>
          <w:tab/>
          <w:delText>7</w:delText>
        </w:r>
      </w:del>
    </w:p>
    <w:p w:rsidR="00C9104C" w:rsidDel="000F3093" w:rsidRDefault="00C9104C">
      <w:pPr>
        <w:pStyle w:val="TOC1"/>
        <w:tabs>
          <w:tab w:val="left" w:pos="480"/>
          <w:tab w:val="right" w:leader="dot" w:pos="9962"/>
        </w:tabs>
        <w:rPr>
          <w:del w:id="512" w:author="Geoff Hook" w:date="2016-10-04T14:17:00Z"/>
          <w:rFonts w:cstheme="minorBidi"/>
          <w:noProof/>
          <w:sz w:val="22"/>
          <w:szCs w:val="22"/>
          <w:lang w:val="en-GB" w:eastAsia="en-GB"/>
        </w:rPr>
      </w:pPr>
      <w:del w:id="513" w:author="Geoff Hook" w:date="2016-10-04T14:17:00Z">
        <w:r w:rsidDel="000F3093">
          <w:rPr>
            <w:noProof/>
          </w:rPr>
          <w:delText>2</w:delText>
        </w:r>
        <w:r w:rsidDel="000F3093">
          <w:rPr>
            <w:rFonts w:cstheme="minorBidi"/>
            <w:noProof/>
            <w:sz w:val="22"/>
            <w:szCs w:val="22"/>
            <w:lang w:val="en-GB" w:eastAsia="en-GB"/>
          </w:rPr>
          <w:tab/>
        </w:r>
        <w:r w:rsidDel="000F3093">
          <w:rPr>
            <w:noProof/>
          </w:rPr>
          <w:delText>References</w:delText>
        </w:r>
        <w:r w:rsidDel="000F3093">
          <w:rPr>
            <w:noProof/>
          </w:rPr>
          <w:tab/>
          <w:delText>7</w:delText>
        </w:r>
      </w:del>
    </w:p>
    <w:p w:rsidR="00C9104C" w:rsidDel="000F3093" w:rsidRDefault="00C9104C">
      <w:pPr>
        <w:pStyle w:val="TOC1"/>
        <w:tabs>
          <w:tab w:val="left" w:pos="480"/>
          <w:tab w:val="right" w:leader="dot" w:pos="9962"/>
        </w:tabs>
        <w:rPr>
          <w:del w:id="514" w:author="Geoff Hook" w:date="2016-10-04T14:17:00Z"/>
          <w:rFonts w:cstheme="minorBidi"/>
          <w:noProof/>
          <w:sz w:val="22"/>
          <w:szCs w:val="22"/>
          <w:lang w:val="en-GB" w:eastAsia="en-GB"/>
        </w:rPr>
      </w:pPr>
      <w:del w:id="515" w:author="Geoff Hook" w:date="2016-10-04T14:17:00Z">
        <w:r w:rsidDel="000F3093">
          <w:rPr>
            <w:noProof/>
          </w:rPr>
          <w:delText>3</w:delText>
        </w:r>
        <w:r w:rsidDel="000F3093">
          <w:rPr>
            <w:rFonts w:cstheme="minorBidi"/>
            <w:noProof/>
            <w:sz w:val="22"/>
            <w:szCs w:val="22"/>
            <w:lang w:val="en-GB" w:eastAsia="en-GB"/>
          </w:rPr>
          <w:tab/>
        </w:r>
        <w:r w:rsidDel="000F3093">
          <w:rPr>
            <w:noProof/>
          </w:rPr>
          <w:delText>Example 1: Repairing a motor vehicle</w:delText>
        </w:r>
        <w:r w:rsidDel="000F3093">
          <w:rPr>
            <w:noProof/>
          </w:rPr>
          <w:tab/>
          <w:delText>8</w:delText>
        </w:r>
      </w:del>
    </w:p>
    <w:p w:rsidR="00C9104C" w:rsidDel="000F3093" w:rsidRDefault="00C9104C">
      <w:pPr>
        <w:pStyle w:val="TOC2"/>
        <w:tabs>
          <w:tab w:val="left" w:pos="880"/>
          <w:tab w:val="right" w:leader="dot" w:pos="9962"/>
        </w:tabs>
        <w:rPr>
          <w:del w:id="516" w:author="Geoff Hook" w:date="2016-10-04T14:17:00Z"/>
          <w:rFonts w:cstheme="minorBidi"/>
          <w:noProof/>
          <w:sz w:val="22"/>
          <w:szCs w:val="22"/>
          <w:lang w:val="en-GB" w:eastAsia="en-GB"/>
        </w:rPr>
      </w:pPr>
      <w:del w:id="517" w:author="Geoff Hook" w:date="2016-10-04T14:17:00Z">
        <w:r w:rsidDel="000F3093">
          <w:rPr>
            <w:noProof/>
          </w:rPr>
          <w:delText>3.1</w:delText>
        </w:r>
        <w:r w:rsidDel="000F3093">
          <w:rPr>
            <w:rFonts w:cstheme="minorBidi"/>
            <w:noProof/>
            <w:sz w:val="22"/>
            <w:szCs w:val="22"/>
            <w:lang w:val="en-GB" w:eastAsia="en-GB"/>
          </w:rPr>
          <w:tab/>
        </w:r>
        <w:r w:rsidDel="000F3093">
          <w:rPr>
            <w:noProof/>
          </w:rPr>
          <w:delText>Use Case: Walk-in customer with car issue(s)</w:delText>
        </w:r>
        <w:r w:rsidDel="000F3093">
          <w:rPr>
            <w:noProof/>
          </w:rPr>
          <w:tab/>
          <w:delText>8</w:delText>
        </w:r>
      </w:del>
    </w:p>
    <w:p w:rsidR="00C9104C" w:rsidDel="000F3093" w:rsidRDefault="00C9104C">
      <w:pPr>
        <w:pStyle w:val="TOC3"/>
        <w:tabs>
          <w:tab w:val="left" w:pos="1320"/>
          <w:tab w:val="right" w:leader="dot" w:pos="9962"/>
        </w:tabs>
        <w:rPr>
          <w:del w:id="518" w:author="Geoff Hook" w:date="2016-10-04T14:17:00Z"/>
          <w:rFonts w:cstheme="minorBidi"/>
          <w:noProof/>
          <w:sz w:val="22"/>
          <w:szCs w:val="22"/>
          <w:lang w:val="en-GB" w:eastAsia="en-GB"/>
        </w:rPr>
      </w:pPr>
      <w:del w:id="519" w:author="Geoff Hook" w:date="2016-10-04T14:17:00Z">
        <w:r w:rsidDel="000F3093">
          <w:rPr>
            <w:noProof/>
          </w:rPr>
          <w:delText>3.1.1</w:delText>
        </w:r>
        <w:r w:rsidDel="000F3093">
          <w:rPr>
            <w:rFonts w:cstheme="minorBidi"/>
            <w:noProof/>
            <w:sz w:val="22"/>
            <w:szCs w:val="22"/>
            <w:lang w:val="en-GB" w:eastAsia="en-GB"/>
          </w:rPr>
          <w:tab/>
        </w:r>
        <w:r w:rsidDel="000F3093">
          <w:rPr>
            <w:noProof/>
          </w:rPr>
          <w:delText>Process Description</w:delText>
        </w:r>
        <w:r w:rsidDel="000F3093">
          <w:rPr>
            <w:noProof/>
          </w:rPr>
          <w:tab/>
          <w:delText>8</w:delText>
        </w:r>
      </w:del>
    </w:p>
    <w:p w:rsidR="00C9104C" w:rsidDel="000F3093" w:rsidRDefault="00C9104C">
      <w:pPr>
        <w:pStyle w:val="TOC2"/>
        <w:tabs>
          <w:tab w:val="left" w:pos="880"/>
          <w:tab w:val="right" w:leader="dot" w:pos="9962"/>
        </w:tabs>
        <w:rPr>
          <w:del w:id="520" w:author="Geoff Hook" w:date="2016-10-04T14:17:00Z"/>
          <w:rFonts w:cstheme="minorBidi"/>
          <w:noProof/>
          <w:sz w:val="22"/>
          <w:szCs w:val="22"/>
          <w:lang w:val="en-GB" w:eastAsia="en-GB"/>
        </w:rPr>
      </w:pPr>
      <w:del w:id="521" w:author="Geoff Hook" w:date="2016-10-04T14:17:00Z">
        <w:r w:rsidDel="000F3093">
          <w:rPr>
            <w:noProof/>
          </w:rPr>
          <w:delText>3.2</w:delText>
        </w:r>
        <w:r w:rsidDel="000F3093">
          <w:rPr>
            <w:rFonts w:cstheme="minorBidi"/>
            <w:noProof/>
            <w:sz w:val="22"/>
            <w:szCs w:val="22"/>
            <w:lang w:val="en-GB" w:eastAsia="en-GB"/>
          </w:rPr>
          <w:tab/>
        </w:r>
        <w:r w:rsidDel="000F3093">
          <w:rPr>
            <w:noProof/>
          </w:rPr>
          <w:delText>BPMN 2.0 Diagram of: Walk in customer with car issue(s)</w:delText>
        </w:r>
        <w:r w:rsidDel="000F3093">
          <w:rPr>
            <w:noProof/>
          </w:rPr>
          <w:tab/>
          <w:delText>9</w:delText>
        </w:r>
      </w:del>
    </w:p>
    <w:p w:rsidR="00C9104C" w:rsidDel="000F3093" w:rsidRDefault="00C9104C">
      <w:pPr>
        <w:pStyle w:val="TOC2"/>
        <w:tabs>
          <w:tab w:val="left" w:pos="880"/>
          <w:tab w:val="right" w:leader="dot" w:pos="9962"/>
        </w:tabs>
        <w:rPr>
          <w:del w:id="522" w:author="Geoff Hook" w:date="2016-10-04T14:17:00Z"/>
          <w:rFonts w:cstheme="minorBidi"/>
          <w:noProof/>
          <w:sz w:val="22"/>
          <w:szCs w:val="22"/>
          <w:lang w:val="en-GB" w:eastAsia="en-GB"/>
        </w:rPr>
      </w:pPr>
      <w:del w:id="523" w:author="Geoff Hook" w:date="2016-10-04T14:17:00Z">
        <w:r w:rsidDel="000F3093">
          <w:rPr>
            <w:noProof/>
          </w:rPr>
          <w:delText>3.3</w:delText>
        </w:r>
        <w:r w:rsidDel="000F3093">
          <w:rPr>
            <w:rFonts w:cstheme="minorBidi"/>
            <w:noProof/>
            <w:sz w:val="22"/>
            <w:szCs w:val="22"/>
            <w:lang w:val="en-GB" w:eastAsia="en-GB"/>
          </w:rPr>
          <w:tab/>
        </w:r>
        <w:r w:rsidDel="000F3093">
          <w:rPr>
            <w:noProof/>
          </w:rPr>
          <w:delText>Simulation scenario 1: Validate control perspective of primary path through process model</w:delText>
        </w:r>
        <w:r w:rsidDel="000F3093">
          <w:rPr>
            <w:noProof/>
          </w:rPr>
          <w:tab/>
          <w:delText>10</w:delText>
        </w:r>
      </w:del>
    </w:p>
    <w:p w:rsidR="00C9104C" w:rsidDel="000F3093" w:rsidRDefault="00C9104C">
      <w:pPr>
        <w:pStyle w:val="TOC3"/>
        <w:tabs>
          <w:tab w:val="left" w:pos="1320"/>
          <w:tab w:val="right" w:leader="dot" w:pos="9962"/>
        </w:tabs>
        <w:rPr>
          <w:del w:id="524" w:author="Geoff Hook" w:date="2016-10-04T14:17:00Z"/>
          <w:rFonts w:cstheme="minorBidi"/>
          <w:noProof/>
          <w:sz w:val="22"/>
          <w:szCs w:val="22"/>
          <w:lang w:val="en-GB" w:eastAsia="en-GB"/>
        </w:rPr>
      </w:pPr>
      <w:del w:id="525" w:author="Geoff Hook" w:date="2016-10-04T14:17:00Z">
        <w:r w:rsidDel="000F3093">
          <w:rPr>
            <w:noProof/>
          </w:rPr>
          <w:delText>3.3.1</w:delText>
        </w:r>
        <w:r w:rsidDel="000F3093">
          <w:rPr>
            <w:rFonts w:cstheme="minorBidi"/>
            <w:noProof/>
            <w:sz w:val="22"/>
            <w:szCs w:val="22"/>
            <w:lang w:val="en-GB" w:eastAsia="en-GB"/>
          </w:rPr>
          <w:tab/>
        </w:r>
        <w:r w:rsidDel="000F3093">
          <w:rPr>
            <w:noProof/>
          </w:rPr>
          <w:delText>Approach / Hypothesis</w:delText>
        </w:r>
        <w:r w:rsidDel="000F3093">
          <w:rPr>
            <w:noProof/>
          </w:rPr>
          <w:tab/>
          <w:delText>10</w:delText>
        </w:r>
      </w:del>
    </w:p>
    <w:p w:rsidR="00C9104C" w:rsidDel="000F3093" w:rsidRDefault="00C9104C">
      <w:pPr>
        <w:pStyle w:val="TOC3"/>
        <w:tabs>
          <w:tab w:val="left" w:pos="1320"/>
          <w:tab w:val="right" w:leader="dot" w:pos="9962"/>
        </w:tabs>
        <w:rPr>
          <w:del w:id="526" w:author="Geoff Hook" w:date="2016-10-04T14:17:00Z"/>
          <w:rFonts w:cstheme="minorBidi"/>
          <w:noProof/>
          <w:sz w:val="22"/>
          <w:szCs w:val="22"/>
          <w:lang w:val="en-GB" w:eastAsia="en-GB"/>
        </w:rPr>
      </w:pPr>
      <w:del w:id="527" w:author="Geoff Hook" w:date="2016-10-04T14:17:00Z">
        <w:r w:rsidDel="000F3093">
          <w:rPr>
            <w:noProof/>
          </w:rPr>
          <w:delText>3.3.2</w:delText>
        </w:r>
        <w:r w:rsidDel="000F3093">
          <w:rPr>
            <w:rFonts w:cstheme="minorBidi"/>
            <w:noProof/>
            <w:sz w:val="22"/>
            <w:szCs w:val="22"/>
            <w:lang w:val="en-GB" w:eastAsia="en-GB"/>
          </w:rPr>
          <w:tab/>
        </w:r>
        <w:r w:rsidDel="000F3093">
          <w:rPr>
            <w:noProof/>
          </w:rPr>
          <w:delText>Goals</w:delText>
        </w:r>
        <w:r w:rsidDel="000F3093">
          <w:rPr>
            <w:noProof/>
          </w:rPr>
          <w:tab/>
          <w:delText>10</w:delText>
        </w:r>
      </w:del>
    </w:p>
    <w:p w:rsidR="00C9104C" w:rsidDel="000F3093" w:rsidRDefault="00C9104C">
      <w:pPr>
        <w:pStyle w:val="TOC3"/>
        <w:tabs>
          <w:tab w:val="left" w:pos="1320"/>
          <w:tab w:val="right" w:leader="dot" w:pos="9962"/>
        </w:tabs>
        <w:rPr>
          <w:del w:id="528" w:author="Geoff Hook" w:date="2016-10-04T14:17:00Z"/>
          <w:rFonts w:cstheme="minorBidi"/>
          <w:noProof/>
          <w:sz w:val="22"/>
          <w:szCs w:val="22"/>
          <w:lang w:val="en-GB" w:eastAsia="en-GB"/>
        </w:rPr>
      </w:pPr>
      <w:del w:id="529" w:author="Geoff Hook" w:date="2016-10-04T14:17:00Z">
        <w:r w:rsidDel="000F3093">
          <w:rPr>
            <w:noProof/>
          </w:rPr>
          <w:delText>3.3.3</w:delText>
        </w:r>
        <w:r w:rsidDel="000F3093">
          <w:rPr>
            <w:rFonts w:cstheme="minorBidi"/>
            <w:noProof/>
            <w:sz w:val="22"/>
            <w:szCs w:val="22"/>
            <w:lang w:val="en-GB" w:eastAsia="en-GB"/>
          </w:rPr>
          <w:tab/>
        </w:r>
        <w:r w:rsidDel="000F3093">
          <w:rPr>
            <w:noProof/>
          </w:rPr>
          <w:delText>Identification of simulation parameters</w:delText>
        </w:r>
        <w:r w:rsidDel="000F3093">
          <w:rPr>
            <w:noProof/>
          </w:rPr>
          <w:tab/>
          <w:delText>10</w:delText>
        </w:r>
      </w:del>
    </w:p>
    <w:p w:rsidR="00C9104C" w:rsidDel="000F3093" w:rsidRDefault="00C9104C">
      <w:pPr>
        <w:pStyle w:val="TOC4"/>
        <w:tabs>
          <w:tab w:val="left" w:pos="1760"/>
          <w:tab w:val="right" w:leader="dot" w:pos="9962"/>
        </w:tabs>
        <w:rPr>
          <w:del w:id="530" w:author="Geoff Hook" w:date="2016-10-04T14:17:00Z"/>
          <w:rFonts w:cstheme="minorBidi"/>
          <w:noProof/>
          <w:sz w:val="22"/>
          <w:szCs w:val="22"/>
          <w:lang w:val="en-GB" w:eastAsia="en-GB"/>
        </w:rPr>
      </w:pPr>
      <w:del w:id="531" w:author="Geoff Hook" w:date="2016-10-04T14:17:00Z">
        <w:r w:rsidDel="000F3093">
          <w:rPr>
            <w:noProof/>
          </w:rPr>
          <w:delText>3.3.3.1</w:delText>
        </w:r>
        <w:r w:rsidDel="000F3093">
          <w:rPr>
            <w:rFonts w:cstheme="minorBidi"/>
            <w:noProof/>
            <w:sz w:val="22"/>
            <w:szCs w:val="22"/>
            <w:lang w:val="en-GB" w:eastAsia="en-GB"/>
          </w:rPr>
          <w:tab/>
        </w:r>
        <w:r w:rsidDel="000F3093">
          <w:rPr>
            <w:noProof/>
          </w:rPr>
          <w:delText>Simulation parameters</w:delText>
        </w:r>
        <w:r w:rsidDel="000F3093">
          <w:rPr>
            <w:noProof/>
          </w:rPr>
          <w:tab/>
          <w:delText>10</w:delText>
        </w:r>
      </w:del>
    </w:p>
    <w:p w:rsidR="00C9104C" w:rsidDel="000F3093" w:rsidRDefault="00C9104C">
      <w:pPr>
        <w:pStyle w:val="TOC4"/>
        <w:tabs>
          <w:tab w:val="left" w:pos="1760"/>
          <w:tab w:val="right" w:leader="dot" w:pos="9962"/>
        </w:tabs>
        <w:rPr>
          <w:del w:id="532" w:author="Geoff Hook" w:date="2016-10-04T14:17:00Z"/>
          <w:rFonts w:cstheme="minorBidi"/>
          <w:noProof/>
          <w:sz w:val="22"/>
          <w:szCs w:val="22"/>
          <w:lang w:val="en-GB" w:eastAsia="en-GB"/>
        </w:rPr>
      </w:pPr>
      <w:del w:id="533" w:author="Geoff Hook" w:date="2016-10-04T14:17:00Z">
        <w:r w:rsidDel="000F3093">
          <w:rPr>
            <w:noProof/>
          </w:rPr>
          <w:delText>3.3.3.2</w:delText>
        </w:r>
        <w:r w:rsidDel="000F3093">
          <w:rPr>
            <w:rFonts w:cstheme="minorBidi"/>
            <w:noProof/>
            <w:sz w:val="22"/>
            <w:szCs w:val="22"/>
            <w:lang w:val="en-GB" w:eastAsia="en-GB"/>
          </w:rPr>
          <w:tab/>
        </w:r>
        <w:r w:rsidDel="000F3093">
          <w:rPr>
            <w:noProof/>
          </w:rPr>
          <w:delText>Process Trigger(s)</w:delText>
        </w:r>
        <w:r w:rsidDel="000F3093">
          <w:rPr>
            <w:noProof/>
          </w:rPr>
          <w:tab/>
          <w:delText>10</w:delText>
        </w:r>
      </w:del>
    </w:p>
    <w:p w:rsidR="00C9104C" w:rsidDel="000F3093" w:rsidRDefault="00C9104C">
      <w:pPr>
        <w:pStyle w:val="TOC4"/>
        <w:tabs>
          <w:tab w:val="left" w:pos="1760"/>
          <w:tab w:val="right" w:leader="dot" w:pos="9962"/>
        </w:tabs>
        <w:rPr>
          <w:del w:id="534" w:author="Geoff Hook" w:date="2016-10-04T14:17:00Z"/>
          <w:rFonts w:cstheme="minorBidi"/>
          <w:noProof/>
          <w:sz w:val="22"/>
          <w:szCs w:val="22"/>
          <w:lang w:val="en-GB" w:eastAsia="en-GB"/>
        </w:rPr>
      </w:pPr>
      <w:del w:id="535" w:author="Geoff Hook" w:date="2016-10-04T14:17:00Z">
        <w:r w:rsidDel="000F3093">
          <w:rPr>
            <w:noProof/>
          </w:rPr>
          <w:delText>3.3.3.3</w:delText>
        </w:r>
        <w:r w:rsidDel="000F3093">
          <w:rPr>
            <w:rFonts w:cstheme="minorBidi"/>
            <w:noProof/>
            <w:sz w:val="22"/>
            <w:szCs w:val="22"/>
            <w:lang w:val="en-GB" w:eastAsia="en-GB"/>
          </w:rPr>
          <w:tab/>
        </w:r>
        <w:r w:rsidDel="000F3093">
          <w:rPr>
            <w:noProof/>
          </w:rPr>
          <w:delText>Activity Durations</w:delText>
        </w:r>
        <w:r w:rsidDel="000F3093">
          <w:rPr>
            <w:noProof/>
          </w:rPr>
          <w:tab/>
          <w:delText>11</w:delText>
        </w:r>
      </w:del>
    </w:p>
    <w:p w:rsidR="00C9104C" w:rsidDel="000F3093" w:rsidRDefault="00C9104C">
      <w:pPr>
        <w:pStyle w:val="TOC4"/>
        <w:tabs>
          <w:tab w:val="left" w:pos="1760"/>
          <w:tab w:val="right" w:leader="dot" w:pos="9962"/>
        </w:tabs>
        <w:rPr>
          <w:del w:id="536" w:author="Geoff Hook" w:date="2016-10-04T14:17:00Z"/>
          <w:rFonts w:cstheme="minorBidi"/>
          <w:noProof/>
          <w:sz w:val="22"/>
          <w:szCs w:val="22"/>
          <w:lang w:val="en-GB" w:eastAsia="en-GB"/>
        </w:rPr>
      </w:pPr>
      <w:del w:id="537" w:author="Geoff Hook" w:date="2016-10-04T14:17:00Z">
        <w:r w:rsidDel="000F3093">
          <w:rPr>
            <w:noProof/>
          </w:rPr>
          <w:delText>3.3.3.4</w:delText>
        </w:r>
        <w:r w:rsidDel="000F3093">
          <w:rPr>
            <w:rFonts w:cstheme="minorBidi"/>
            <w:noProof/>
            <w:sz w:val="22"/>
            <w:szCs w:val="22"/>
            <w:lang w:val="en-GB" w:eastAsia="en-GB"/>
          </w:rPr>
          <w:tab/>
        </w:r>
        <w:r w:rsidDel="000F3093">
          <w:rPr>
            <w:noProof/>
          </w:rPr>
          <w:delText>Decision points</w:delText>
        </w:r>
        <w:r w:rsidDel="000F3093">
          <w:rPr>
            <w:noProof/>
          </w:rPr>
          <w:tab/>
          <w:delText>11</w:delText>
        </w:r>
      </w:del>
    </w:p>
    <w:p w:rsidR="00C9104C" w:rsidDel="000F3093" w:rsidRDefault="00C9104C">
      <w:pPr>
        <w:pStyle w:val="TOC4"/>
        <w:tabs>
          <w:tab w:val="left" w:pos="1760"/>
          <w:tab w:val="right" w:leader="dot" w:pos="9962"/>
        </w:tabs>
        <w:rPr>
          <w:del w:id="538" w:author="Geoff Hook" w:date="2016-10-04T14:17:00Z"/>
          <w:rFonts w:cstheme="minorBidi"/>
          <w:noProof/>
          <w:sz w:val="22"/>
          <w:szCs w:val="22"/>
          <w:lang w:val="en-GB" w:eastAsia="en-GB"/>
        </w:rPr>
      </w:pPr>
      <w:del w:id="539" w:author="Geoff Hook" w:date="2016-10-04T14:17:00Z">
        <w:r w:rsidDel="000F3093">
          <w:rPr>
            <w:noProof/>
          </w:rPr>
          <w:delText>3.3.3.5</w:delText>
        </w:r>
        <w:r w:rsidDel="000F3093">
          <w:rPr>
            <w:rFonts w:cstheme="minorBidi"/>
            <w:noProof/>
            <w:sz w:val="22"/>
            <w:szCs w:val="22"/>
            <w:lang w:val="en-GB" w:eastAsia="en-GB"/>
          </w:rPr>
          <w:tab/>
        </w:r>
        <w:r w:rsidDel="000F3093">
          <w:rPr>
            <w:noProof/>
          </w:rPr>
          <w:delText>Resources</w:delText>
        </w:r>
        <w:r w:rsidDel="000F3093">
          <w:rPr>
            <w:noProof/>
          </w:rPr>
          <w:tab/>
          <w:delText>11</w:delText>
        </w:r>
      </w:del>
    </w:p>
    <w:p w:rsidR="00C9104C" w:rsidDel="000F3093" w:rsidRDefault="00C9104C">
      <w:pPr>
        <w:pStyle w:val="TOC4"/>
        <w:tabs>
          <w:tab w:val="left" w:pos="1760"/>
          <w:tab w:val="right" w:leader="dot" w:pos="9962"/>
        </w:tabs>
        <w:rPr>
          <w:del w:id="540" w:author="Geoff Hook" w:date="2016-10-04T14:17:00Z"/>
          <w:rFonts w:cstheme="minorBidi"/>
          <w:noProof/>
          <w:sz w:val="22"/>
          <w:szCs w:val="22"/>
          <w:lang w:val="en-GB" w:eastAsia="en-GB"/>
        </w:rPr>
      </w:pPr>
      <w:del w:id="541" w:author="Geoff Hook" w:date="2016-10-04T14:17:00Z">
        <w:r w:rsidDel="000F3093">
          <w:rPr>
            <w:noProof/>
          </w:rPr>
          <w:delText>3.3.3.6</w:delText>
        </w:r>
        <w:r w:rsidDel="000F3093">
          <w:rPr>
            <w:rFonts w:cstheme="minorBidi"/>
            <w:noProof/>
            <w:sz w:val="22"/>
            <w:szCs w:val="22"/>
            <w:lang w:val="en-GB" w:eastAsia="en-GB"/>
          </w:rPr>
          <w:tab/>
        </w:r>
        <w:r w:rsidDel="000F3093">
          <w:rPr>
            <w:noProof/>
          </w:rPr>
          <w:delText>Results requested</w:delText>
        </w:r>
        <w:r w:rsidDel="000F3093">
          <w:rPr>
            <w:noProof/>
          </w:rPr>
          <w:tab/>
          <w:delText>11</w:delText>
        </w:r>
      </w:del>
    </w:p>
    <w:p w:rsidR="00C9104C" w:rsidDel="000F3093" w:rsidRDefault="00C9104C">
      <w:pPr>
        <w:pStyle w:val="TOC3"/>
        <w:tabs>
          <w:tab w:val="left" w:pos="1320"/>
          <w:tab w:val="right" w:leader="dot" w:pos="9962"/>
        </w:tabs>
        <w:rPr>
          <w:del w:id="542" w:author="Geoff Hook" w:date="2016-10-04T14:17:00Z"/>
          <w:rFonts w:cstheme="minorBidi"/>
          <w:noProof/>
          <w:sz w:val="22"/>
          <w:szCs w:val="22"/>
          <w:lang w:val="en-GB" w:eastAsia="en-GB"/>
        </w:rPr>
      </w:pPr>
      <w:del w:id="543" w:author="Geoff Hook" w:date="2016-10-04T14:17:00Z">
        <w:r w:rsidDel="000F3093">
          <w:rPr>
            <w:noProof/>
          </w:rPr>
          <w:delText>3.3.4</w:delText>
        </w:r>
        <w:r w:rsidDel="000F3093">
          <w:rPr>
            <w:rFonts w:cstheme="minorBidi"/>
            <w:noProof/>
            <w:sz w:val="22"/>
            <w:szCs w:val="22"/>
            <w:lang w:val="en-GB" w:eastAsia="en-GB"/>
          </w:rPr>
          <w:tab/>
        </w:r>
        <w:r w:rsidDel="000F3093">
          <w:rPr>
            <w:noProof/>
          </w:rPr>
          <w:delText>How the model provides for that data to be captured</w:delText>
        </w:r>
        <w:r w:rsidDel="000F3093">
          <w:rPr>
            <w:noProof/>
          </w:rPr>
          <w:tab/>
          <w:delText>11</w:delText>
        </w:r>
      </w:del>
    </w:p>
    <w:p w:rsidR="00C9104C" w:rsidDel="000F3093" w:rsidRDefault="00C9104C">
      <w:pPr>
        <w:pStyle w:val="TOC4"/>
        <w:tabs>
          <w:tab w:val="left" w:pos="1760"/>
          <w:tab w:val="right" w:leader="dot" w:pos="9962"/>
        </w:tabs>
        <w:rPr>
          <w:del w:id="544" w:author="Geoff Hook" w:date="2016-10-04T14:17:00Z"/>
          <w:rFonts w:cstheme="minorBidi"/>
          <w:noProof/>
          <w:sz w:val="22"/>
          <w:szCs w:val="22"/>
          <w:lang w:val="en-GB" w:eastAsia="en-GB"/>
        </w:rPr>
      </w:pPr>
      <w:del w:id="545" w:author="Geoff Hook" w:date="2016-10-04T14:17:00Z">
        <w:r w:rsidDel="000F3093">
          <w:rPr>
            <w:noProof/>
          </w:rPr>
          <w:delText>3.3.4.1</w:delText>
        </w:r>
        <w:r w:rsidDel="000F3093">
          <w:rPr>
            <w:rFonts w:cstheme="minorBidi"/>
            <w:noProof/>
            <w:sz w:val="22"/>
            <w:szCs w:val="22"/>
            <w:lang w:val="en-GB" w:eastAsia="en-GB"/>
          </w:rPr>
          <w:tab/>
        </w:r>
        <w:r w:rsidDel="000F3093">
          <w:rPr>
            <w:noProof/>
          </w:rPr>
          <w:delText>Add simulation model to the process model</w:delText>
        </w:r>
        <w:r w:rsidDel="000F3093">
          <w:rPr>
            <w:noProof/>
          </w:rPr>
          <w:tab/>
          <w:delText>12</w:delText>
        </w:r>
      </w:del>
    </w:p>
    <w:p w:rsidR="00C9104C" w:rsidDel="000F3093" w:rsidRDefault="00C9104C">
      <w:pPr>
        <w:pStyle w:val="TOC4"/>
        <w:tabs>
          <w:tab w:val="left" w:pos="1760"/>
          <w:tab w:val="right" w:leader="dot" w:pos="9962"/>
        </w:tabs>
        <w:rPr>
          <w:del w:id="546" w:author="Geoff Hook" w:date="2016-10-04T14:17:00Z"/>
          <w:rFonts w:cstheme="minorBidi"/>
          <w:noProof/>
          <w:sz w:val="22"/>
          <w:szCs w:val="22"/>
          <w:lang w:val="en-GB" w:eastAsia="en-GB"/>
        </w:rPr>
      </w:pPr>
      <w:del w:id="547" w:author="Geoff Hook" w:date="2016-10-04T14:17:00Z">
        <w:r w:rsidDel="000F3093">
          <w:rPr>
            <w:noProof/>
          </w:rPr>
          <w:delText>3.3.4.2</w:delText>
        </w:r>
        <w:r w:rsidDel="000F3093">
          <w:rPr>
            <w:rFonts w:cstheme="minorBidi"/>
            <w:noProof/>
            <w:sz w:val="22"/>
            <w:szCs w:val="22"/>
            <w:lang w:val="en-GB" w:eastAsia="en-GB"/>
          </w:rPr>
          <w:tab/>
        </w:r>
        <w:r w:rsidDel="000F3093">
          <w:rPr>
            <w:noProof/>
          </w:rPr>
          <w:delText>Setup a scenario</w:delText>
        </w:r>
        <w:r w:rsidDel="000F3093">
          <w:rPr>
            <w:noProof/>
          </w:rPr>
          <w:tab/>
          <w:delText>13</w:delText>
        </w:r>
      </w:del>
    </w:p>
    <w:p w:rsidR="00C9104C" w:rsidDel="000F3093" w:rsidRDefault="00C9104C">
      <w:pPr>
        <w:pStyle w:val="TOC4"/>
        <w:tabs>
          <w:tab w:val="left" w:pos="1760"/>
          <w:tab w:val="right" w:leader="dot" w:pos="9962"/>
        </w:tabs>
        <w:rPr>
          <w:del w:id="548" w:author="Geoff Hook" w:date="2016-10-04T14:17:00Z"/>
          <w:rFonts w:cstheme="minorBidi"/>
          <w:noProof/>
          <w:sz w:val="22"/>
          <w:szCs w:val="22"/>
          <w:lang w:val="en-GB" w:eastAsia="en-GB"/>
        </w:rPr>
      </w:pPr>
      <w:del w:id="549" w:author="Geoff Hook" w:date="2016-10-04T14:17:00Z">
        <w:r w:rsidDel="000F3093">
          <w:rPr>
            <w:noProof/>
          </w:rPr>
          <w:delText>3.3.4.3</w:delText>
        </w:r>
        <w:r w:rsidDel="000F3093">
          <w:rPr>
            <w:rFonts w:cstheme="minorBidi"/>
            <w:noProof/>
            <w:sz w:val="22"/>
            <w:szCs w:val="22"/>
            <w:lang w:val="en-GB" w:eastAsia="en-GB"/>
          </w:rPr>
          <w:tab/>
        </w:r>
        <w:r w:rsidDel="000F3093">
          <w:rPr>
            <w:noProof/>
          </w:rPr>
          <w:delText>Add scenario parameters</w:delText>
        </w:r>
        <w:r w:rsidDel="000F3093">
          <w:rPr>
            <w:noProof/>
          </w:rPr>
          <w:tab/>
          <w:delText>13</w:delText>
        </w:r>
      </w:del>
    </w:p>
    <w:p w:rsidR="00C9104C" w:rsidDel="000F3093" w:rsidRDefault="00C9104C">
      <w:pPr>
        <w:pStyle w:val="TOC4"/>
        <w:tabs>
          <w:tab w:val="left" w:pos="1760"/>
          <w:tab w:val="right" w:leader="dot" w:pos="9962"/>
        </w:tabs>
        <w:rPr>
          <w:del w:id="550" w:author="Geoff Hook" w:date="2016-10-04T14:17:00Z"/>
          <w:rFonts w:cstheme="minorBidi"/>
          <w:noProof/>
          <w:sz w:val="22"/>
          <w:szCs w:val="22"/>
          <w:lang w:val="en-GB" w:eastAsia="en-GB"/>
        </w:rPr>
      </w:pPr>
      <w:del w:id="551" w:author="Geoff Hook" w:date="2016-10-04T14:17:00Z">
        <w:r w:rsidDel="000F3093">
          <w:rPr>
            <w:noProof/>
          </w:rPr>
          <w:delText>3.3.4.4</w:delText>
        </w:r>
        <w:r w:rsidDel="000F3093">
          <w:rPr>
            <w:rFonts w:cstheme="minorBidi"/>
            <w:noProof/>
            <w:sz w:val="22"/>
            <w:szCs w:val="22"/>
            <w:lang w:val="en-GB" w:eastAsia="en-GB"/>
          </w:rPr>
          <w:tab/>
        </w:r>
        <w:r w:rsidDel="000F3093">
          <w:rPr>
            <w:noProof/>
          </w:rPr>
          <w:delText>Add input parameters to the scenario</w:delText>
        </w:r>
        <w:r w:rsidDel="000F3093">
          <w:rPr>
            <w:noProof/>
          </w:rPr>
          <w:tab/>
          <w:delText>13</w:delText>
        </w:r>
      </w:del>
    </w:p>
    <w:p w:rsidR="00C9104C" w:rsidDel="000F3093" w:rsidRDefault="00C9104C">
      <w:pPr>
        <w:pStyle w:val="TOC4"/>
        <w:tabs>
          <w:tab w:val="left" w:pos="1760"/>
          <w:tab w:val="right" w:leader="dot" w:pos="9962"/>
        </w:tabs>
        <w:rPr>
          <w:del w:id="552" w:author="Geoff Hook" w:date="2016-10-04T14:17:00Z"/>
          <w:rFonts w:cstheme="minorBidi"/>
          <w:noProof/>
          <w:sz w:val="22"/>
          <w:szCs w:val="22"/>
          <w:lang w:val="en-GB" w:eastAsia="en-GB"/>
        </w:rPr>
      </w:pPr>
      <w:del w:id="553" w:author="Geoff Hook" w:date="2016-10-04T14:17:00Z">
        <w:r w:rsidDel="000F3093">
          <w:rPr>
            <w:noProof/>
          </w:rPr>
          <w:delText>3.3.4.5</w:delText>
        </w:r>
        <w:r w:rsidDel="000F3093">
          <w:rPr>
            <w:rFonts w:cstheme="minorBidi"/>
            <w:noProof/>
            <w:sz w:val="22"/>
            <w:szCs w:val="22"/>
            <w:lang w:val="en-GB" w:eastAsia="en-GB"/>
          </w:rPr>
          <w:tab/>
        </w:r>
        <w:r w:rsidDel="000F3093">
          <w:rPr>
            <w:noProof/>
          </w:rPr>
          <w:delText>Add property expressions to decrement the number of repair issues</w:delText>
        </w:r>
        <w:r w:rsidDel="000F3093">
          <w:rPr>
            <w:noProof/>
          </w:rPr>
          <w:tab/>
          <w:delText>14</w:delText>
        </w:r>
      </w:del>
    </w:p>
    <w:p w:rsidR="00C9104C" w:rsidDel="000F3093" w:rsidRDefault="00C9104C">
      <w:pPr>
        <w:pStyle w:val="TOC4"/>
        <w:tabs>
          <w:tab w:val="left" w:pos="1760"/>
          <w:tab w:val="right" w:leader="dot" w:pos="9962"/>
        </w:tabs>
        <w:rPr>
          <w:del w:id="554" w:author="Geoff Hook" w:date="2016-10-04T14:17:00Z"/>
          <w:rFonts w:cstheme="minorBidi"/>
          <w:noProof/>
          <w:sz w:val="22"/>
          <w:szCs w:val="22"/>
          <w:lang w:val="en-GB" w:eastAsia="en-GB"/>
        </w:rPr>
      </w:pPr>
      <w:del w:id="555" w:author="Geoff Hook" w:date="2016-10-04T14:17:00Z">
        <w:r w:rsidDel="000F3093">
          <w:rPr>
            <w:noProof/>
          </w:rPr>
          <w:delText>3.3.4.6</w:delText>
        </w:r>
        <w:r w:rsidDel="000F3093">
          <w:rPr>
            <w:rFonts w:cstheme="minorBidi"/>
            <w:noProof/>
            <w:sz w:val="22"/>
            <w:szCs w:val="22"/>
            <w:lang w:val="en-GB" w:eastAsia="en-GB"/>
          </w:rPr>
          <w:tab/>
        </w:r>
        <w:r w:rsidDel="000F3093">
          <w:rPr>
            <w:noProof/>
          </w:rPr>
          <w:delText>Add expressions to test whether we need to exit the repair loop</w:delText>
        </w:r>
        <w:r w:rsidDel="000F3093">
          <w:rPr>
            <w:noProof/>
          </w:rPr>
          <w:tab/>
          <w:delText>14</w:delText>
        </w:r>
      </w:del>
    </w:p>
    <w:p w:rsidR="00C9104C" w:rsidDel="000F3093" w:rsidRDefault="00C9104C">
      <w:pPr>
        <w:pStyle w:val="TOC4"/>
        <w:tabs>
          <w:tab w:val="left" w:pos="1760"/>
          <w:tab w:val="right" w:leader="dot" w:pos="9962"/>
        </w:tabs>
        <w:rPr>
          <w:del w:id="556" w:author="Geoff Hook" w:date="2016-10-04T14:17:00Z"/>
          <w:rFonts w:cstheme="minorBidi"/>
          <w:noProof/>
          <w:sz w:val="22"/>
          <w:szCs w:val="22"/>
          <w:lang w:val="en-GB" w:eastAsia="en-GB"/>
        </w:rPr>
      </w:pPr>
      <w:del w:id="557" w:author="Geoff Hook" w:date="2016-10-04T14:17:00Z">
        <w:r w:rsidDel="000F3093">
          <w:rPr>
            <w:noProof/>
          </w:rPr>
          <w:delText>3.3.4.7</w:delText>
        </w:r>
        <w:r w:rsidDel="000F3093">
          <w:rPr>
            <w:rFonts w:cstheme="minorBidi"/>
            <w:noProof/>
            <w:sz w:val="22"/>
            <w:szCs w:val="22"/>
            <w:lang w:val="en-GB" w:eastAsia="en-GB"/>
          </w:rPr>
          <w:tab/>
        </w:r>
        <w:r w:rsidDel="000F3093">
          <w:rPr>
            <w:noProof/>
          </w:rPr>
          <w:delText>Add result requests to the scenario element</w:delText>
        </w:r>
        <w:r w:rsidDel="000F3093">
          <w:rPr>
            <w:noProof/>
          </w:rPr>
          <w:tab/>
          <w:delText>15</w:delText>
        </w:r>
      </w:del>
    </w:p>
    <w:p w:rsidR="00C9104C" w:rsidDel="000F3093" w:rsidRDefault="00C9104C">
      <w:pPr>
        <w:pStyle w:val="TOC4"/>
        <w:tabs>
          <w:tab w:val="left" w:pos="1760"/>
          <w:tab w:val="right" w:leader="dot" w:pos="9962"/>
        </w:tabs>
        <w:rPr>
          <w:del w:id="558" w:author="Geoff Hook" w:date="2016-10-04T14:17:00Z"/>
          <w:rFonts w:cstheme="minorBidi"/>
          <w:noProof/>
          <w:sz w:val="22"/>
          <w:szCs w:val="22"/>
          <w:lang w:val="en-GB" w:eastAsia="en-GB"/>
        </w:rPr>
      </w:pPr>
      <w:del w:id="559" w:author="Geoff Hook" w:date="2016-10-04T14:17:00Z">
        <w:r w:rsidDel="000F3093">
          <w:rPr>
            <w:noProof/>
          </w:rPr>
          <w:delText>3.3.4.8</w:delText>
        </w:r>
        <w:r w:rsidDel="000F3093">
          <w:rPr>
            <w:rFonts w:cstheme="minorBidi"/>
            <w:noProof/>
            <w:sz w:val="22"/>
            <w:szCs w:val="22"/>
            <w:lang w:val="en-GB" w:eastAsia="en-GB"/>
          </w:rPr>
          <w:tab/>
        </w:r>
        <w:r w:rsidDel="000F3093">
          <w:rPr>
            <w:noProof/>
          </w:rPr>
          <w:delText>Add result requests to BPMN elements</w:delText>
        </w:r>
        <w:r w:rsidDel="000F3093">
          <w:rPr>
            <w:noProof/>
          </w:rPr>
          <w:tab/>
          <w:delText>15</w:delText>
        </w:r>
      </w:del>
    </w:p>
    <w:p w:rsidR="00C9104C" w:rsidDel="000F3093" w:rsidRDefault="00C9104C">
      <w:pPr>
        <w:pStyle w:val="TOC2"/>
        <w:tabs>
          <w:tab w:val="left" w:pos="880"/>
          <w:tab w:val="right" w:leader="dot" w:pos="9962"/>
        </w:tabs>
        <w:rPr>
          <w:del w:id="560" w:author="Geoff Hook" w:date="2016-10-04T14:17:00Z"/>
          <w:rFonts w:cstheme="minorBidi"/>
          <w:noProof/>
          <w:sz w:val="22"/>
          <w:szCs w:val="22"/>
          <w:lang w:val="en-GB" w:eastAsia="en-GB"/>
        </w:rPr>
      </w:pPr>
      <w:del w:id="561" w:author="Geoff Hook" w:date="2016-10-04T14:17:00Z">
        <w:r w:rsidDel="000F3093">
          <w:rPr>
            <w:noProof/>
          </w:rPr>
          <w:delText>3.4</w:delText>
        </w:r>
        <w:r w:rsidDel="000F3093">
          <w:rPr>
            <w:rFonts w:cstheme="minorBidi"/>
            <w:noProof/>
            <w:sz w:val="22"/>
            <w:szCs w:val="22"/>
            <w:lang w:val="en-GB" w:eastAsia="en-GB"/>
          </w:rPr>
          <w:tab/>
        </w:r>
        <w:r w:rsidDel="000F3093">
          <w:rPr>
            <w:noProof/>
          </w:rPr>
          <w:delText>Simulation scenario 2: Validate control perspective of primary and secondary paths</w:delText>
        </w:r>
        <w:r w:rsidDel="000F3093">
          <w:rPr>
            <w:noProof/>
          </w:rPr>
          <w:tab/>
          <w:delText>15</w:delText>
        </w:r>
      </w:del>
    </w:p>
    <w:p w:rsidR="00C9104C" w:rsidDel="000F3093" w:rsidRDefault="00C9104C">
      <w:pPr>
        <w:pStyle w:val="TOC3"/>
        <w:tabs>
          <w:tab w:val="left" w:pos="1320"/>
          <w:tab w:val="right" w:leader="dot" w:pos="9962"/>
        </w:tabs>
        <w:rPr>
          <w:del w:id="562" w:author="Geoff Hook" w:date="2016-10-04T14:17:00Z"/>
          <w:rFonts w:cstheme="minorBidi"/>
          <w:noProof/>
          <w:sz w:val="22"/>
          <w:szCs w:val="22"/>
          <w:lang w:val="en-GB" w:eastAsia="en-GB"/>
        </w:rPr>
      </w:pPr>
      <w:del w:id="563" w:author="Geoff Hook" w:date="2016-10-04T14:17:00Z">
        <w:r w:rsidDel="000F3093">
          <w:rPr>
            <w:noProof/>
          </w:rPr>
          <w:delText>3.4.1</w:delText>
        </w:r>
        <w:r w:rsidDel="000F3093">
          <w:rPr>
            <w:rFonts w:cstheme="minorBidi"/>
            <w:noProof/>
            <w:sz w:val="22"/>
            <w:szCs w:val="22"/>
            <w:lang w:val="en-GB" w:eastAsia="en-GB"/>
          </w:rPr>
          <w:tab/>
        </w:r>
        <w:r w:rsidDel="000F3093">
          <w:rPr>
            <w:noProof/>
          </w:rPr>
          <w:delText>Approach / Hypothesis</w:delText>
        </w:r>
        <w:r w:rsidDel="000F3093">
          <w:rPr>
            <w:noProof/>
          </w:rPr>
          <w:tab/>
          <w:delText>15</w:delText>
        </w:r>
      </w:del>
    </w:p>
    <w:p w:rsidR="00C9104C" w:rsidDel="000F3093" w:rsidRDefault="00C9104C">
      <w:pPr>
        <w:pStyle w:val="TOC3"/>
        <w:tabs>
          <w:tab w:val="left" w:pos="1320"/>
          <w:tab w:val="right" w:leader="dot" w:pos="9962"/>
        </w:tabs>
        <w:rPr>
          <w:del w:id="564" w:author="Geoff Hook" w:date="2016-10-04T14:17:00Z"/>
          <w:rFonts w:cstheme="minorBidi"/>
          <w:noProof/>
          <w:sz w:val="22"/>
          <w:szCs w:val="22"/>
          <w:lang w:val="en-GB" w:eastAsia="en-GB"/>
        </w:rPr>
      </w:pPr>
      <w:del w:id="565" w:author="Geoff Hook" w:date="2016-10-04T14:17:00Z">
        <w:r w:rsidDel="000F3093">
          <w:rPr>
            <w:noProof/>
          </w:rPr>
          <w:lastRenderedPageBreak/>
          <w:delText>3.4.2</w:delText>
        </w:r>
        <w:r w:rsidDel="000F3093">
          <w:rPr>
            <w:rFonts w:cstheme="minorBidi"/>
            <w:noProof/>
            <w:sz w:val="22"/>
            <w:szCs w:val="22"/>
            <w:lang w:val="en-GB" w:eastAsia="en-GB"/>
          </w:rPr>
          <w:tab/>
        </w:r>
        <w:r w:rsidDel="000F3093">
          <w:rPr>
            <w:noProof/>
          </w:rPr>
          <w:delText>Goals</w:delText>
        </w:r>
        <w:r w:rsidDel="000F3093">
          <w:rPr>
            <w:noProof/>
          </w:rPr>
          <w:tab/>
          <w:delText>15</w:delText>
        </w:r>
      </w:del>
    </w:p>
    <w:p w:rsidR="00C9104C" w:rsidDel="000F3093" w:rsidRDefault="00C9104C">
      <w:pPr>
        <w:pStyle w:val="TOC3"/>
        <w:tabs>
          <w:tab w:val="left" w:pos="1320"/>
          <w:tab w:val="right" w:leader="dot" w:pos="9962"/>
        </w:tabs>
        <w:rPr>
          <w:del w:id="566" w:author="Geoff Hook" w:date="2016-10-04T14:17:00Z"/>
          <w:rFonts w:cstheme="minorBidi"/>
          <w:noProof/>
          <w:sz w:val="22"/>
          <w:szCs w:val="22"/>
          <w:lang w:val="en-GB" w:eastAsia="en-GB"/>
        </w:rPr>
      </w:pPr>
      <w:del w:id="567" w:author="Geoff Hook" w:date="2016-10-04T14:17:00Z">
        <w:r w:rsidDel="000F3093">
          <w:rPr>
            <w:noProof/>
          </w:rPr>
          <w:delText>3.4.3</w:delText>
        </w:r>
        <w:r w:rsidDel="000F3093">
          <w:rPr>
            <w:rFonts w:cstheme="minorBidi"/>
            <w:noProof/>
            <w:sz w:val="22"/>
            <w:szCs w:val="22"/>
            <w:lang w:val="en-GB" w:eastAsia="en-GB"/>
          </w:rPr>
          <w:tab/>
        </w:r>
        <w:r w:rsidDel="000F3093">
          <w:rPr>
            <w:noProof/>
          </w:rPr>
          <w:delText>Identification of simulation parameters</w:delText>
        </w:r>
        <w:r w:rsidDel="000F3093">
          <w:rPr>
            <w:noProof/>
          </w:rPr>
          <w:tab/>
          <w:delText>16</w:delText>
        </w:r>
      </w:del>
    </w:p>
    <w:p w:rsidR="00C9104C" w:rsidDel="000F3093" w:rsidRDefault="00C9104C">
      <w:pPr>
        <w:pStyle w:val="TOC4"/>
        <w:tabs>
          <w:tab w:val="left" w:pos="1760"/>
          <w:tab w:val="right" w:leader="dot" w:pos="9962"/>
        </w:tabs>
        <w:rPr>
          <w:del w:id="568" w:author="Geoff Hook" w:date="2016-10-04T14:17:00Z"/>
          <w:rFonts w:cstheme="minorBidi"/>
          <w:noProof/>
          <w:sz w:val="22"/>
          <w:szCs w:val="22"/>
          <w:lang w:val="en-GB" w:eastAsia="en-GB"/>
        </w:rPr>
      </w:pPr>
      <w:del w:id="569" w:author="Geoff Hook" w:date="2016-10-04T14:17:00Z">
        <w:r w:rsidDel="000F3093">
          <w:rPr>
            <w:noProof/>
          </w:rPr>
          <w:delText>3.4.3.1</w:delText>
        </w:r>
        <w:r w:rsidDel="000F3093">
          <w:rPr>
            <w:rFonts w:cstheme="minorBidi"/>
            <w:noProof/>
            <w:sz w:val="22"/>
            <w:szCs w:val="22"/>
            <w:lang w:val="en-GB" w:eastAsia="en-GB"/>
          </w:rPr>
          <w:tab/>
        </w:r>
        <w:r w:rsidDel="000F3093">
          <w:rPr>
            <w:noProof/>
          </w:rPr>
          <w:delText>Process Trigger(s):</w:delText>
        </w:r>
        <w:r w:rsidDel="000F3093">
          <w:rPr>
            <w:noProof/>
          </w:rPr>
          <w:tab/>
          <w:delText>16</w:delText>
        </w:r>
      </w:del>
    </w:p>
    <w:p w:rsidR="00C9104C" w:rsidDel="000F3093" w:rsidRDefault="00C9104C">
      <w:pPr>
        <w:pStyle w:val="TOC4"/>
        <w:tabs>
          <w:tab w:val="left" w:pos="1760"/>
          <w:tab w:val="right" w:leader="dot" w:pos="9962"/>
        </w:tabs>
        <w:rPr>
          <w:del w:id="570" w:author="Geoff Hook" w:date="2016-10-04T14:17:00Z"/>
          <w:rFonts w:cstheme="minorBidi"/>
          <w:noProof/>
          <w:sz w:val="22"/>
          <w:szCs w:val="22"/>
          <w:lang w:val="en-GB" w:eastAsia="en-GB"/>
        </w:rPr>
      </w:pPr>
      <w:del w:id="571" w:author="Geoff Hook" w:date="2016-10-04T14:17:00Z">
        <w:r w:rsidDel="000F3093">
          <w:rPr>
            <w:noProof/>
          </w:rPr>
          <w:delText>3.4.3.2</w:delText>
        </w:r>
        <w:r w:rsidDel="000F3093">
          <w:rPr>
            <w:rFonts w:cstheme="minorBidi"/>
            <w:noProof/>
            <w:sz w:val="22"/>
            <w:szCs w:val="22"/>
            <w:lang w:val="en-GB" w:eastAsia="en-GB"/>
          </w:rPr>
          <w:tab/>
        </w:r>
        <w:r w:rsidDel="000F3093">
          <w:rPr>
            <w:noProof/>
          </w:rPr>
          <w:delText>Activity Durations</w:delText>
        </w:r>
        <w:r w:rsidDel="000F3093">
          <w:rPr>
            <w:noProof/>
          </w:rPr>
          <w:tab/>
          <w:delText>16</w:delText>
        </w:r>
      </w:del>
    </w:p>
    <w:p w:rsidR="00C9104C" w:rsidDel="000F3093" w:rsidRDefault="00C9104C">
      <w:pPr>
        <w:pStyle w:val="TOC4"/>
        <w:tabs>
          <w:tab w:val="left" w:pos="1760"/>
          <w:tab w:val="right" w:leader="dot" w:pos="9962"/>
        </w:tabs>
        <w:rPr>
          <w:del w:id="572" w:author="Geoff Hook" w:date="2016-10-04T14:17:00Z"/>
          <w:rFonts w:cstheme="minorBidi"/>
          <w:noProof/>
          <w:sz w:val="22"/>
          <w:szCs w:val="22"/>
          <w:lang w:val="en-GB" w:eastAsia="en-GB"/>
        </w:rPr>
      </w:pPr>
      <w:del w:id="573" w:author="Geoff Hook" w:date="2016-10-04T14:17:00Z">
        <w:r w:rsidDel="000F3093">
          <w:rPr>
            <w:noProof/>
          </w:rPr>
          <w:delText>3.4.3.3</w:delText>
        </w:r>
        <w:r w:rsidDel="000F3093">
          <w:rPr>
            <w:rFonts w:cstheme="minorBidi"/>
            <w:noProof/>
            <w:sz w:val="22"/>
            <w:szCs w:val="22"/>
            <w:lang w:val="en-GB" w:eastAsia="en-GB"/>
          </w:rPr>
          <w:tab/>
        </w:r>
        <w:r w:rsidDel="000F3093">
          <w:rPr>
            <w:noProof/>
          </w:rPr>
          <w:delText>Decision points</w:delText>
        </w:r>
        <w:r w:rsidDel="000F3093">
          <w:rPr>
            <w:noProof/>
          </w:rPr>
          <w:tab/>
          <w:delText>16</w:delText>
        </w:r>
      </w:del>
    </w:p>
    <w:p w:rsidR="00C9104C" w:rsidDel="000F3093" w:rsidRDefault="00C9104C">
      <w:pPr>
        <w:pStyle w:val="TOC4"/>
        <w:tabs>
          <w:tab w:val="left" w:pos="1760"/>
          <w:tab w:val="right" w:leader="dot" w:pos="9962"/>
        </w:tabs>
        <w:rPr>
          <w:del w:id="574" w:author="Geoff Hook" w:date="2016-10-04T14:17:00Z"/>
          <w:rFonts w:cstheme="minorBidi"/>
          <w:noProof/>
          <w:sz w:val="22"/>
          <w:szCs w:val="22"/>
          <w:lang w:val="en-GB" w:eastAsia="en-GB"/>
        </w:rPr>
      </w:pPr>
      <w:del w:id="575" w:author="Geoff Hook" w:date="2016-10-04T14:17:00Z">
        <w:r w:rsidDel="000F3093">
          <w:rPr>
            <w:noProof/>
          </w:rPr>
          <w:delText>3.4.3.4</w:delText>
        </w:r>
        <w:r w:rsidDel="000F3093">
          <w:rPr>
            <w:rFonts w:cstheme="minorBidi"/>
            <w:noProof/>
            <w:sz w:val="22"/>
            <w:szCs w:val="22"/>
            <w:lang w:val="en-GB" w:eastAsia="en-GB"/>
          </w:rPr>
          <w:tab/>
        </w:r>
        <w:r w:rsidDel="000F3093">
          <w:rPr>
            <w:noProof/>
          </w:rPr>
          <w:delText>Resources</w:delText>
        </w:r>
        <w:r w:rsidDel="000F3093">
          <w:rPr>
            <w:noProof/>
          </w:rPr>
          <w:tab/>
          <w:delText>16</w:delText>
        </w:r>
      </w:del>
    </w:p>
    <w:p w:rsidR="00C9104C" w:rsidDel="000F3093" w:rsidRDefault="00C9104C">
      <w:pPr>
        <w:pStyle w:val="TOC4"/>
        <w:tabs>
          <w:tab w:val="left" w:pos="1760"/>
          <w:tab w:val="right" w:leader="dot" w:pos="9962"/>
        </w:tabs>
        <w:rPr>
          <w:del w:id="576" w:author="Geoff Hook" w:date="2016-10-04T14:17:00Z"/>
          <w:rFonts w:cstheme="minorBidi"/>
          <w:noProof/>
          <w:sz w:val="22"/>
          <w:szCs w:val="22"/>
          <w:lang w:val="en-GB" w:eastAsia="en-GB"/>
        </w:rPr>
      </w:pPr>
      <w:del w:id="577" w:author="Geoff Hook" w:date="2016-10-04T14:17:00Z">
        <w:r w:rsidDel="000F3093">
          <w:rPr>
            <w:noProof/>
          </w:rPr>
          <w:delText>3.4.3.5</w:delText>
        </w:r>
        <w:r w:rsidDel="000F3093">
          <w:rPr>
            <w:rFonts w:cstheme="minorBidi"/>
            <w:noProof/>
            <w:sz w:val="22"/>
            <w:szCs w:val="22"/>
            <w:lang w:val="en-GB" w:eastAsia="en-GB"/>
          </w:rPr>
          <w:tab/>
        </w:r>
        <w:r w:rsidDel="000F3093">
          <w:rPr>
            <w:noProof/>
          </w:rPr>
          <w:delText>Results requested</w:delText>
        </w:r>
        <w:r w:rsidDel="000F3093">
          <w:rPr>
            <w:noProof/>
          </w:rPr>
          <w:tab/>
          <w:delText>16</w:delText>
        </w:r>
      </w:del>
    </w:p>
    <w:p w:rsidR="00C9104C" w:rsidDel="000F3093" w:rsidRDefault="00C9104C">
      <w:pPr>
        <w:pStyle w:val="TOC3"/>
        <w:tabs>
          <w:tab w:val="left" w:pos="1320"/>
          <w:tab w:val="right" w:leader="dot" w:pos="9962"/>
        </w:tabs>
        <w:rPr>
          <w:del w:id="578" w:author="Geoff Hook" w:date="2016-10-04T14:17:00Z"/>
          <w:rFonts w:cstheme="minorBidi"/>
          <w:noProof/>
          <w:sz w:val="22"/>
          <w:szCs w:val="22"/>
          <w:lang w:val="en-GB" w:eastAsia="en-GB"/>
        </w:rPr>
      </w:pPr>
      <w:del w:id="579" w:author="Geoff Hook" w:date="2016-10-04T14:17:00Z">
        <w:r w:rsidRPr="00CD6077" w:rsidDel="000F3093">
          <w:rPr>
            <w:rFonts w:eastAsiaTheme="majorEastAsia"/>
            <w:noProof/>
          </w:rPr>
          <w:delText>3.4.4</w:delText>
        </w:r>
        <w:r w:rsidDel="000F3093">
          <w:rPr>
            <w:rFonts w:cstheme="minorBidi"/>
            <w:noProof/>
            <w:sz w:val="22"/>
            <w:szCs w:val="22"/>
            <w:lang w:val="en-GB" w:eastAsia="en-GB"/>
          </w:rPr>
          <w:tab/>
        </w:r>
        <w:r w:rsidDel="000F3093">
          <w:rPr>
            <w:noProof/>
          </w:rPr>
          <w:delText>How the model provides for that data to be captured</w:delText>
        </w:r>
        <w:r w:rsidDel="000F3093">
          <w:rPr>
            <w:noProof/>
          </w:rPr>
          <w:tab/>
          <w:delText>16</w:delText>
        </w:r>
      </w:del>
    </w:p>
    <w:p w:rsidR="00C9104C" w:rsidDel="000F3093" w:rsidRDefault="00C9104C">
      <w:pPr>
        <w:pStyle w:val="TOC4"/>
        <w:tabs>
          <w:tab w:val="left" w:pos="1760"/>
          <w:tab w:val="right" w:leader="dot" w:pos="9962"/>
        </w:tabs>
        <w:rPr>
          <w:del w:id="580" w:author="Geoff Hook" w:date="2016-10-04T14:17:00Z"/>
          <w:rFonts w:cstheme="minorBidi"/>
          <w:noProof/>
          <w:sz w:val="22"/>
          <w:szCs w:val="22"/>
          <w:lang w:val="en-GB" w:eastAsia="en-GB"/>
        </w:rPr>
      </w:pPr>
      <w:del w:id="581" w:author="Geoff Hook" w:date="2016-10-04T14:17:00Z">
        <w:r w:rsidRPr="00CD6077" w:rsidDel="000F3093">
          <w:rPr>
            <w:rFonts w:eastAsiaTheme="majorEastAsia"/>
            <w:noProof/>
          </w:rPr>
          <w:delText>3.4.4.1</w:delText>
        </w:r>
        <w:r w:rsidDel="000F3093">
          <w:rPr>
            <w:rFonts w:cstheme="minorBidi"/>
            <w:noProof/>
            <w:sz w:val="22"/>
            <w:szCs w:val="22"/>
            <w:lang w:val="en-GB" w:eastAsia="en-GB"/>
          </w:rPr>
          <w:tab/>
        </w:r>
        <w:r w:rsidRPr="00CD6077" w:rsidDel="000F3093">
          <w:rPr>
            <w:rFonts w:eastAsiaTheme="majorEastAsia"/>
            <w:noProof/>
          </w:rPr>
          <w:delText>Define an additional scenario element</w:delText>
        </w:r>
        <w:r w:rsidDel="000F3093">
          <w:rPr>
            <w:noProof/>
          </w:rPr>
          <w:tab/>
          <w:delText>16</w:delText>
        </w:r>
      </w:del>
    </w:p>
    <w:p w:rsidR="00C9104C" w:rsidDel="000F3093" w:rsidRDefault="00C9104C">
      <w:pPr>
        <w:pStyle w:val="TOC4"/>
        <w:tabs>
          <w:tab w:val="left" w:pos="1760"/>
          <w:tab w:val="right" w:leader="dot" w:pos="9962"/>
        </w:tabs>
        <w:rPr>
          <w:del w:id="582" w:author="Geoff Hook" w:date="2016-10-04T14:17:00Z"/>
          <w:rFonts w:cstheme="minorBidi"/>
          <w:noProof/>
          <w:sz w:val="22"/>
          <w:szCs w:val="22"/>
          <w:lang w:val="en-GB" w:eastAsia="en-GB"/>
        </w:rPr>
      </w:pPr>
      <w:del w:id="583" w:author="Geoff Hook" w:date="2016-10-04T14:17:00Z">
        <w:r w:rsidRPr="00CD6077" w:rsidDel="000F3093">
          <w:rPr>
            <w:rFonts w:eastAsiaTheme="majorEastAsia"/>
            <w:noProof/>
          </w:rPr>
          <w:delText>3.4.4.2</w:delText>
        </w:r>
        <w:r w:rsidDel="000F3093">
          <w:rPr>
            <w:rFonts w:cstheme="minorBidi"/>
            <w:noProof/>
            <w:sz w:val="22"/>
            <w:szCs w:val="22"/>
            <w:lang w:val="en-GB" w:eastAsia="en-GB"/>
          </w:rPr>
          <w:tab/>
        </w:r>
        <w:r w:rsidRPr="00CD6077" w:rsidDel="000F3093">
          <w:rPr>
            <w:rFonts w:eastAsiaTheme="majorEastAsia"/>
            <w:noProof/>
          </w:rPr>
          <w:delText>Add parameters to the secondary path’s start event</w:delText>
        </w:r>
        <w:r w:rsidDel="000F3093">
          <w:rPr>
            <w:noProof/>
          </w:rPr>
          <w:tab/>
          <w:delText>17</w:delText>
        </w:r>
      </w:del>
    </w:p>
    <w:p w:rsidR="00C9104C" w:rsidDel="000F3093" w:rsidRDefault="00C9104C">
      <w:pPr>
        <w:pStyle w:val="TOC2"/>
        <w:tabs>
          <w:tab w:val="left" w:pos="880"/>
          <w:tab w:val="right" w:leader="dot" w:pos="9962"/>
        </w:tabs>
        <w:rPr>
          <w:del w:id="584" w:author="Geoff Hook" w:date="2016-10-04T14:17:00Z"/>
          <w:rFonts w:cstheme="minorBidi"/>
          <w:noProof/>
          <w:sz w:val="22"/>
          <w:szCs w:val="22"/>
          <w:lang w:val="en-GB" w:eastAsia="en-GB"/>
        </w:rPr>
      </w:pPr>
      <w:del w:id="585" w:author="Geoff Hook" w:date="2016-10-04T14:17:00Z">
        <w:r w:rsidDel="000F3093">
          <w:rPr>
            <w:noProof/>
          </w:rPr>
          <w:delText>3.5</w:delText>
        </w:r>
        <w:r w:rsidDel="000F3093">
          <w:rPr>
            <w:rFonts w:cstheme="minorBidi"/>
            <w:noProof/>
            <w:sz w:val="22"/>
            <w:szCs w:val="22"/>
            <w:lang w:val="en-GB" w:eastAsia="en-GB"/>
          </w:rPr>
          <w:tab/>
        </w:r>
        <w:r w:rsidDel="000F3093">
          <w:rPr>
            <w:noProof/>
          </w:rPr>
          <w:delText>Conclusions and further investigations</w:delText>
        </w:r>
        <w:r w:rsidDel="000F3093">
          <w:rPr>
            <w:noProof/>
          </w:rPr>
          <w:tab/>
          <w:delText>17</w:delText>
        </w:r>
      </w:del>
    </w:p>
    <w:p w:rsidR="00C9104C" w:rsidDel="000F3093" w:rsidRDefault="00C9104C">
      <w:pPr>
        <w:pStyle w:val="TOC1"/>
        <w:tabs>
          <w:tab w:val="left" w:pos="480"/>
          <w:tab w:val="right" w:leader="dot" w:pos="9962"/>
        </w:tabs>
        <w:rPr>
          <w:del w:id="586" w:author="Geoff Hook" w:date="2016-10-04T14:17:00Z"/>
          <w:rFonts w:cstheme="minorBidi"/>
          <w:noProof/>
          <w:sz w:val="22"/>
          <w:szCs w:val="22"/>
          <w:lang w:val="en-GB" w:eastAsia="en-GB"/>
        </w:rPr>
      </w:pPr>
      <w:del w:id="587" w:author="Geoff Hook" w:date="2016-10-04T14:17:00Z">
        <w:r w:rsidDel="000F3093">
          <w:rPr>
            <w:noProof/>
          </w:rPr>
          <w:delText>4</w:delText>
        </w:r>
        <w:r w:rsidDel="000F3093">
          <w:rPr>
            <w:rFonts w:cstheme="minorBidi"/>
            <w:noProof/>
            <w:sz w:val="22"/>
            <w:szCs w:val="22"/>
            <w:lang w:val="en-GB" w:eastAsia="en-GB"/>
          </w:rPr>
          <w:tab/>
        </w:r>
        <w:r w:rsidDel="000F3093">
          <w:rPr>
            <w:noProof/>
          </w:rPr>
          <w:delText>Example 2: Originating a home loan</w:delText>
        </w:r>
        <w:r w:rsidDel="000F3093">
          <w:rPr>
            <w:noProof/>
          </w:rPr>
          <w:tab/>
          <w:delText>18</w:delText>
        </w:r>
      </w:del>
    </w:p>
    <w:p w:rsidR="00C9104C" w:rsidDel="000F3093" w:rsidRDefault="00C9104C">
      <w:pPr>
        <w:pStyle w:val="TOC2"/>
        <w:tabs>
          <w:tab w:val="left" w:pos="880"/>
          <w:tab w:val="right" w:leader="dot" w:pos="9962"/>
        </w:tabs>
        <w:rPr>
          <w:del w:id="588" w:author="Geoff Hook" w:date="2016-10-04T14:17:00Z"/>
          <w:rFonts w:cstheme="minorBidi"/>
          <w:noProof/>
          <w:sz w:val="22"/>
          <w:szCs w:val="22"/>
          <w:lang w:val="en-GB" w:eastAsia="en-GB"/>
        </w:rPr>
      </w:pPr>
      <w:del w:id="589" w:author="Geoff Hook" w:date="2016-10-04T14:17:00Z">
        <w:r w:rsidDel="000F3093">
          <w:rPr>
            <w:noProof/>
          </w:rPr>
          <w:delText>4.1</w:delText>
        </w:r>
        <w:r w:rsidDel="000F3093">
          <w:rPr>
            <w:rFonts w:cstheme="minorBidi"/>
            <w:noProof/>
            <w:sz w:val="22"/>
            <w:szCs w:val="22"/>
            <w:lang w:val="en-GB" w:eastAsia="en-GB"/>
          </w:rPr>
          <w:tab/>
        </w:r>
        <w:r w:rsidDel="000F3093">
          <w:rPr>
            <w:noProof/>
          </w:rPr>
          <w:delText>Use</w:delText>
        </w:r>
        <w:r w:rsidRPr="00CD6077" w:rsidDel="000F3093">
          <w:rPr>
            <w:rFonts w:eastAsia="Liberation Sans"/>
            <w:noProof/>
          </w:rPr>
          <w:delText xml:space="preserve"> </w:delText>
        </w:r>
        <w:r w:rsidDel="000F3093">
          <w:rPr>
            <w:noProof/>
          </w:rPr>
          <w:delText>Case</w:delText>
        </w:r>
        <w:r w:rsidRPr="00CD6077" w:rsidDel="000F3093">
          <w:rPr>
            <w:rFonts w:eastAsia="Liberation Sans"/>
            <w:noProof/>
          </w:rPr>
          <w:delText>: Originate a home loan</w:delText>
        </w:r>
        <w:r w:rsidDel="000F3093">
          <w:rPr>
            <w:noProof/>
          </w:rPr>
          <w:tab/>
          <w:delText>18</w:delText>
        </w:r>
      </w:del>
    </w:p>
    <w:p w:rsidR="00C9104C" w:rsidDel="000F3093" w:rsidRDefault="00C9104C">
      <w:pPr>
        <w:pStyle w:val="TOC3"/>
        <w:tabs>
          <w:tab w:val="left" w:pos="1320"/>
          <w:tab w:val="right" w:leader="dot" w:pos="9962"/>
        </w:tabs>
        <w:rPr>
          <w:del w:id="590" w:author="Geoff Hook" w:date="2016-10-04T14:17:00Z"/>
          <w:rFonts w:cstheme="minorBidi"/>
          <w:noProof/>
          <w:sz w:val="22"/>
          <w:szCs w:val="22"/>
          <w:lang w:val="en-GB" w:eastAsia="en-GB"/>
        </w:rPr>
      </w:pPr>
      <w:del w:id="591" w:author="Geoff Hook" w:date="2016-10-04T14:17:00Z">
        <w:r w:rsidDel="000F3093">
          <w:rPr>
            <w:noProof/>
          </w:rPr>
          <w:delText>4.1.1</w:delText>
        </w:r>
        <w:r w:rsidDel="000F3093">
          <w:rPr>
            <w:rFonts w:cstheme="minorBidi"/>
            <w:noProof/>
            <w:sz w:val="22"/>
            <w:szCs w:val="22"/>
            <w:lang w:val="en-GB" w:eastAsia="en-GB"/>
          </w:rPr>
          <w:tab/>
        </w:r>
        <w:r w:rsidDel="000F3093">
          <w:rPr>
            <w:noProof/>
          </w:rPr>
          <w:delText>Process Description</w:delText>
        </w:r>
        <w:r w:rsidDel="000F3093">
          <w:rPr>
            <w:noProof/>
          </w:rPr>
          <w:tab/>
          <w:delText>18</w:delText>
        </w:r>
      </w:del>
    </w:p>
    <w:p w:rsidR="00C9104C" w:rsidDel="000F3093" w:rsidRDefault="00C9104C">
      <w:pPr>
        <w:pStyle w:val="TOC2"/>
        <w:tabs>
          <w:tab w:val="left" w:pos="880"/>
          <w:tab w:val="right" w:leader="dot" w:pos="9962"/>
        </w:tabs>
        <w:rPr>
          <w:del w:id="592" w:author="Geoff Hook" w:date="2016-10-04T14:17:00Z"/>
          <w:rFonts w:cstheme="minorBidi"/>
          <w:noProof/>
          <w:sz w:val="22"/>
          <w:szCs w:val="22"/>
          <w:lang w:val="en-GB" w:eastAsia="en-GB"/>
        </w:rPr>
      </w:pPr>
      <w:del w:id="593" w:author="Geoff Hook" w:date="2016-10-04T14:17:00Z">
        <w:r w:rsidDel="000F3093">
          <w:rPr>
            <w:noProof/>
          </w:rPr>
          <w:delText>4.2</w:delText>
        </w:r>
        <w:r w:rsidDel="000F3093">
          <w:rPr>
            <w:rFonts w:cstheme="minorBidi"/>
            <w:noProof/>
            <w:sz w:val="22"/>
            <w:szCs w:val="22"/>
            <w:lang w:val="en-GB" w:eastAsia="en-GB"/>
          </w:rPr>
          <w:tab/>
        </w:r>
        <w:r w:rsidDel="000F3093">
          <w:rPr>
            <w:noProof/>
          </w:rPr>
          <w:delText>BPMN 2.0 Diagram of: Originate a home loan</w:delText>
        </w:r>
        <w:r w:rsidDel="000F3093">
          <w:rPr>
            <w:noProof/>
          </w:rPr>
          <w:tab/>
          <w:delText>19</w:delText>
        </w:r>
      </w:del>
    </w:p>
    <w:p w:rsidR="00C9104C" w:rsidDel="000F3093" w:rsidRDefault="00C9104C">
      <w:pPr>
        <w:pStyle w:val="TOC2"/>
        <w:tabs>
          <w:tab w:val="left" w:pos="880"/>
          <w:tab w:val="right" w:leader="dot" w:pos="9962"/>
        </w:tabs>
        <w:rPr>
          <w:del w:id="594" w:author="Geoff Hook" w:date="2016-10-04T14:17:00Z"/>
          <w:rFonts w:cstheme="minorBidi"/>
          <w:noProof/>
          <w:sz w:val="22"/>
          <w:szCs w:val="22"/>
          <w:lang w:val="en-GB" w:eastAsia="en-GB"/>
        </w:rPr>
      </w:pPr>
      <w:del w:id="595" w:author="Geoff Hook" w:date="2016-10-04T14:17:00Z">
        <w:r w:rsidDel="000F3093">
          <w:rPr>
            <w:noProof/>
          </w:rPr>
          <w:delText>4.3</w:delText>
        </w:r>
        <w:r w:rsidDel="000F3093">
          <w:rPr>
            <w:rFonts w:cstheme="minorBidi"/>
            <w:noProof/>
            <w:sz w:val="22"/>
            <w:szCs w:val="22"/>
            <w:lang w:val="en-GB" w:eastAsia="en-GB"/>
          </w:rPr>
          <w:tab/>
        </w:r>
        <w:r w:rsidDel="000F3093">
          <w:rPr>
            <w:noProof/>
          </w:rPr>
          <w:delText>Simulation scenario 1: Explore temporal perspective</w:delText>
        </w:r>
        <w:r w:rsidDel="000F3093">
          <w:rPr>
            <w:noProof/>
          </w:rPr>
          <w:tab/>
          <w:delText>20</w:delText>
        </w:r>
      </w:del>
    </w:p>
    <w:p w:rsidR="00C9104C" w:rsidDel="000F3093" w:rsidRDefault="00C9104C">
      <w:pPr>
        <w:pStyle w:val="TOC3"/>
        <w:tabs>
          <w:tab w:val="left" w:pos="1320"/>
          <w:tab w:val="right" w:leader="dot" w:pos="9962"/>
        </w:tabs>
        <w:rPr>
          <w:del w:id="596" w:author="Geoff Hook" w:date="2016-10-04T14:17:00Z"/>
          <w:rFonts w:cstheme="minorBidi"/>
          <w:noProof/>
          <w:sz w:val="22"/>
          <w:szCs w:val="22"/>
          <w:lang w:val="en-GB" w:eastAsia="en-GB"/>
        </w:rPr>
      </w:pPr>
      <w:del w:id="597" w:author="Geoff Hook" w:date="2016-10-04T14:17:00Z">
        <w:r w:rsidDel="000F3093">
          <w:rPr>
            <w:noProof/>
          </w:rPr>
          <w:delText>4.3.1</w:delText>
        </w:r>
        <w:r w:rsidDel="000F3093">
          <w:rPr>
            <w:rFonts w:cstheme="minorBidi"/>
            <w:noProof/>
            <w:sz w:val="22"/>
            <w:szCs w:val="22"/>
            <w:lang w:val="en-GB" w:eastAsia="en-GB"/>
          </w:rPr>
          <w:tab/>
        </w:r>
        <w:r w:rsidDel="000F3093">
          <w:rPr>
            <w:noProof/>
          </w:rPr>
          <w:delText>Approach / Hypothesis</w:delText>
        </w:r>
        <w:r w:rsidDel="000F3093">
          <w:rPr>
            <w:noProof/>
          </w:rPr>
          <w:tab/>
          <w:delText>20</w:delText>
        </w:r>
      </w:del>
    </w:p>
    <w:p w:rsidR="00C9104C" w:rsidDel="000F3093" w:rsidRDefault="00C9104C">
      <w:pPr>
        <w:pStyle w:val="TOC3"/>
        <w:tabs>
          <w:tab w:val="left" w:pos="1320"/>
          <w:tab w:val="right" w:leader="dot" w:pos="9962"/>
        </w:tabs>
        <w:rPr>
          <w:del w:id="598" w:author="Geoff Hook" w:date="2016-10-04T14:17:00Z"/>
          <w:rFonts w:cstheme="minorBidi"/>
          <w:noProof/>
          <w:sz w:val="22"/>
          <w:szCs w:val="22"/>
          <w:lang w:val="en-GB" w:eastAsia="en-GB"/>
        </w:rPr>
      </w:pPr>
      <w:del w:id="599" w:author="Geoff Hook" w:date="2016-10-04T14:17:00Z">
        <w:r w:rsidDel="000F3093">
          <w:rPr>
            <w:noProof/>
          </w:rPr>
          <w:delText>4.3.2</w:delText>
        </w:r>
        <w:r w:rsidDel="000F3093">
          <w:rPr>
            <w:rFonts w:cstheme="minorBidi"/>
            <w:noProof/>
            <w:sz w:val="22"/>
            <w:szCs w:val="22"/>
            <w:lang w:val="en-GB" w:eastAsia="en-GB"/>
          </w:rPr>
          <w:tab/>
        </w:r>
        <w:r w:rsidDel="000F3093">
          <w:rPr>
            <w:noProof/>
          </w:rPr>
          <w:delText>Goal</w:delText>
        </w:r>
        <w:r w:rsidDel="000F3093">
          <w:rPr>
            <w:noProof/>
          </w:rPr>
          <w:tab/>
          <w:delText>20</w:delText>
        </w:r>
      </w:del>
    </w:p>
    <w:p w:rsidR="00C9104C" w:rsidDel="000F3093" w:rsidRDefault="00C9104C">
      <w:pPr>
        <w:pStyle w:val="TOC3"/>
        <w:tabs>
          <w:tab w:val="left" w:pos="1320"/>
          <w:tab w:val="right" w:leader="dot" w:pos="9962"/>
        </w:tabs>
        <w:rPr>
          <w:del w:id="600" w:author="Geoff Hook" w:date="2016-10-04T14:17:00Z"/>
          <w:rFonts w:cstheme="minorBidi"/>
          <w:noProof/>
          <w:sz w:val="22"/>
          <w:szCs w:val="22"/>
          <w:lang w:val="en-GB" w:eastAsia="en-GB"/>
        </w:rPr>
      </w:pPr>
      <w:del w:id="601" w:author="Geoff Hook" w:date="2016-10-04T14:17:00Z">
        <w:r w:rsidDel="000F3093">
          <w:rPr>
            <w:noProof/>
          </w:rPr>
          <w:delText>4.3.3</w:delText>
        </w:r>
        <w:r w:rsidDel="000F3093">
          <w:rPr>
            <w:rFonts w:cstheme="minorBidi"/>
            <w:noProof/>
            <w:sz w:val="22"/>
            <w:szCs w:val="22"/>
            <w:lang w:val="en-GB" w:eastAsia="en-GB"/>
          </w:rPr>
          <w:tab/>
        </w:r>
        <w:r w:rsidDel="000F3093">
          <w:rPr>
            <w:noProof/>
          </w:rPr>
          <w:delText>Identification of simulation parameters</w:delText>
        </w:r>
        <w:r w:rsidDel="000F3093">
          <w:rPr>
            <w:noProof/>
          </w:rPr>
          <w:tab/>
          <w:delText>20</w:delText>
        </w:r>
      </w:del>
    </w:p>
    <w:p w:rsidR="00C9104C" w:rsidDel="000F3093" w:rsidRDefault="00C9104C">
      <w:pPr>
        <w:pStyle w:val="TOC4"/>
        <w:tabs>
          <w:tab w:val="left" w:pos="1760"/>
          <w:tab w:val="right" w:leader="dot" w:pos="9962"/>
        </w:tabs>
        <w:rPr>
          <w:del w:id="602" w:author="Geoff Hook" w:date="2016-10-04T14:17:00Z"/>
          <w:rFonts w:cstheme="minorBidi"/>
          <w:noProof/>
          <w:sz w:val="22"/>
          <w:szCs w:val="22"/>
          <w:lang w:val="en-GB" w:eastAsia="en-GB"/>
        </w:rPr>
      </w:pPr>
      <w:del w:id="603" w:author="Geoff Hook" w:date="2016-10-04T14:17:00Z">
        <w:r w:rsidDel="000F3093">
          <w:rPr>
            <w:noProof/>
          </w:rPr>
          <w:delText>4.3.3.1</w:delText>
        </w:r>
        <w:r w:rsidDel="000F3093">
          <w:rPr>
            <w:rFonts w:cstheme="minorBidi"/>
            <w:noProof/>
            <w:sz w:val="22"/>
            <w:szCs w:val="22"/>
            <w:lang w:val="en-GB" w:eastAsia="en-GB"/>
          </w:rPr>
          <w:tab/>
        </w:r>
        <w:r w:rsidDel="000F3093">
          <w:rPr>
            <w:noProof/>
          </w:rPr>
          <w:delText>Simulation parameters</w:delText>
        </w:r>
        <w:r w:rsidDel="000F3093">
          <w:rPr>
            <w:noProof/>
          </w:rPr>
          <w:tab/>
          <w:delText>20</w:delText>
        </w:r>
      </w:del>
    </w:p>
    <w:p w:rsidR="00C9104C" w:rsidDel="000F3093" w:rsidRDefault="00C9104C">
      <w:pPr>
        <w:pStyle w:val="TOC4"/>
        <w:tabs>
          <w:tab w:val="left" w:pos="1760"/>
          <w:tab w:val="right" w:leader="dot" w:pos="9962"/>
        </w:tabs>
        <w:rPr>
          <w:del w:id="604" w:author="Geoff Hook" w:date="2016-10-04T14:17:00Z"/>
          <w:rFonts w:cstheme="minorBidi"/>
          <w:noProof/>
          <w:sz w:val="22"/>
          <w:szCs w:val="22"/>
          <w:lang w:val="en-GB" w:eastAsia="en-GB"/>
        </w:rPr>
      </w:pPr>
      <w:del w:id="605" w:author="Geoff Hook" w:date="2016-10-04T14:17:00Z">
        <w:r w:rsidDel="000F3093">
          <w:rPr>
            <w:noProof/>
          </w:rPr>
          <w:delText>4.3.3.2</w:delText>
        </w:r>
        <w:r w:rsidDel="000F3093">
          <w:rPr>
            <w:rFonts w:cstheme="minorBidi"/>
            <w:noProof/>
            <w:sz w:val="22"/>
            <w:szCs w:val="22"/>
            <w:lang w:val="en-GB" w:eastAsia="en-GB"/>
          </w:rPr>
          <w:tab/>
        </w:r>
        <w:r w:rsidDel="000F3093">
          <w:rPr>
            <w:noProof/>
          </w:rPr>
          <w:delText>Process Triggers</w:delText>
        </w:r>
        <w:r w:rsidDel="000F3093">
          <w:rPr>
            <w:noProof/>
          </w:rPr>
          <w:tab/>
          <w:delText>20</w:delText>
        </w:r>
      </w:del>
    </w:p>
    <w:p w:rsidR="00C9104C" w:rsidDel="000F3093" w:rsidRDefault="00C9104C">
      <w:pPr>
        <w:pStyle w:val="TOC4"/>
        <w:tabs>
          <w:tab w:val="left" w:pos="1760"/>
          <w:tab w:val="right" w:leader="dot" w:pos="9962"/>
        </w:tabs>
        <w:rPr>
          <w:del w:id="606" w:author="Geoff Hook" w:date="2016-10-04T14:17:00Z"/>
          <w:rFonts w:cstheme="minorBidi"/>
          <w:noProof/>
          <w:sz w:val="22"/>
          <w:szCs w:val="22"/>
          <w:lang w:val="en-GB" w:eastAsia="en-GB"/>
        </w:rPr>
      </w:pPr>
      <w:del w:id="607" w:author="Geoff Hook" w:date="2016-10-04T14:17:00Z">
        <w:r w:rsidDel="000F3093">
          <w:rPr>
            <w:noProof/>
          </w:rPr>
          <w:delText>4.3.3.3</w:delText>
        </w:r>
        <w:r w:rsidDel="000F3093">
          <w:rPr>
            <w:rFonts w:cstheme="minorBidi"/>
            <w:noProof/>
            <w:sz w:val="22"/>
            <w:szCs w:val="22"/>
            <w:lang w:val="en-GB" w:eastAsia="en-GB"/>
          </w:rPr>
          <w:tab/>
        </w:r>
        <w:r w:rsidDel="000F3093">
          <w:rPr>
            <w:noProof/>
          </w:rPr>
          <w:delText>Activity Durations</w:delText>
        </w:r>
        <w:r w:rsidDel="000F3093">
          <w:rPr>
            <w:noProof/>
          </w:rPr>
          <w:tab/>
          <w:delText>21</w:delText>
        </w:r>
      </w:del>
    </w:p>
    <w:p w:rsidR="00C9104C" w:rsidDel="000F3093" w:rsidRDefault="00C9104C">
      <w:pPr>
        <w:pStyle w:val="TOC4"/>
        <w:tabs>
          <w:tab w:val="left" w:pos="1760"/>
          <w:tab w:val="right" w:leader="dot" w:pos="9962"/>
        </w:tabs>
        <w:rPr>
          <w:del w:id="608" w:author="Geoff Hook" w:date="2016-10-04T14:17:00Z"/>
          <w:rFonts w:cstheme="minorBidi"/>
          <w:noProof/>
          <w:sz w:val="22"/>
          <w:szCs w:val="22"/>
          <w:lang w:val="en-GB" w:eastAsia="en-GB"/>
        </w:rPr>
      </w:pPr>
      <w:del w:id="609" w:author="Geoff Hook" w:date="2016-10-04T14:17:00Z">
        <w:r w:rsidDel="000F3093">
          <w:rPr>
            <w:noProof/>
          </w:rPr>
          <w:delText>4.3.3.4</w:delText>
        </w:r>
        <w:r w:rsidDel="000F3093">
          <w:rPr>
            <w:rFonts w:cstheme="minorBidi"/>
            <w:noProof/>
            <w:sz w:val="22"/>
            <w:szCs w:val="22"/>
            <w:lang w:val="en-GB" w:eastAsia="en-GB"/>
          </w:rPr>
          <w:tab/>
        </w:r>
        <w:r w:rsidDel="000F3093">
          <w:rPr>
            <w:noProof/>
          </w:rPr>
          <w:delText>Decision points</w:delText>
        </w:r>
        <w:r w:rsidDel="000F3093">
          <w:rPr>
            <w:noProof/>
          </w:rPr>
          <w:tab/>
          <w:delText>21</w:delText>
        </w:r>
      </w:del>
    </w:p>
    <w:p w:rsidR="00C9104C" w:rsidDel="000F3093" w:rsidRDefault="00C9104C">
      <w:pPr>
        <w:pStyle w:val="TOC4"/>
        <w:tabs>
          <w:tab w:val="left" w:pos="1760"/>
          <w:tab w:val="right" w:leader="dot" w:pos="9962"/>
        </w:tabs>
        <w:rPr>
          <w:del w:id="610" w:author="Geoff Hook" w:date="2016-10-04T14:17:00Z"/>
          <w:rFonts w:cstheme="minorBidi"/>
          <w:noProof/>
          <w:sz w:val="22"/>
          <w:szCs w:val="22"/>
          <w:lang w:val="en-GB" w:eastAsia="en-GB"/>
        </w:rPr>
      </w:pPr>
      <w:del w:id="611" w:author="Geoff Hook" w:date="2016-10-04T14:17:00Z">
        <w:r w:rsidDel="000F3093">
          <w:rPr>
            <w:noProof/>
          </w:rPr>
          <w:delText>4.3.3.5</w:delText>
        </w:r>
        <w:r w:rsidDel="000F3093">
          <w:rPr>
            <w:rFonts w:cstheme="minorBidi"/>
            <w:noProof/>
            <w:sz w:val="22"/>
            <w:szCs w:val="22"/>
            <w:lang w:val="en-GB" w:eastAsia="en-GB"/>
          </w:rPr>
          <w:tab/>
        </w:r>
        <w:r w:rsidDel="000F3093">
          <w:rPr>
            <w:noProof/>
          </w:rPr>
          <w:delText>Resources</w:delText>
        </w:r>
        <w:r w:rsidDel="000F3093">
          <w:rPr>
            <w:noProof/>
          </w:rPr>
          <w:tab/>
          <w:delText>21</w:delText>
        </w:r>
      </w:del>
    </w:p>
    <w:p w:rsidR="00C9104C" w:rsidDel="000F3093" w:rsidRDefault="00C9104C">
      <w:pPr>
        <w:pStyle w:val="TOC4"/>
        <w:tabs>
          <w:tab w:val="left" w:pos="1760"/>
          <w:tab w:val="right" w:leader="dot" w:pos="9962"/>
        </w:tabs>
        <w:rPr>
          <w:del w:id="612" w:author="Geoff Hook" w:date="2016-10-04T14:17:00Z"/>
          <w:rFonts w:cstheme="minorBidi"/>
          <w:noProof/>
          <w:sz w:val="22"/>
          <w:szCs w:val="22"/>
          <w:lang w:val="en-GB" w:eastAsia="en-GB"/>
        </w:rPr>
      </w:pPr>
      <w:del w:id="613" w:author="Geoff Hook" w:date="2016-10-04T14:17:00Z">
        <w:r w:rsidDel="000F3093">
          <w:rPr>
            <w:noProof/>
          </w:rPr>
          <w:delText>4.3.3.6</w:delText>
        </w:r>
        <w:r w:rsidDel="000F3093">
          <w:rPr>
            <w:rFonts w:cstheme="minorBidi"/>
            <w:noProof/>
            <w:sz w:val="22"/>
            <w:szCs w:val="22"/>
            <w:lang w:val="en-GB" w:eastAsia="en-GB"/>
          </w:rPr>
          <w:tab/>
        </w:r>
        <w:r w:rsidDel="000F3093">
          <w:rPr>
            <w:noProof/>
          </w:rPr>
          <w:delText>Results requested</w:delText>
        </w:r>
        <w:r w:rsidDel="000F3093">
          <w:rPr>
            <w:noProof/>
          </w:rPr>
          <w:tab/>
          <w:delText>21</w:delText>
        </w:r>
      </w:del>
    </w:p>
    <w:p w:rsidR="00C9104C" w:rsidDel="000F3093" w:rsidRDefault="00C9104C">
      <w:pPr>
        <w:pStyle w:val="TOC3"/>
        <w:tabs>
          <w:tab w:val="left" w:pos="1320"/>
          <w:tab w:val="right" w:leader="dot" w:pos="9962"/>
        </w:tabs>
        <w:rPr>
          <w:del w:id="614" w:author="Geoff Hook" w:date="2016-10-04T14:17:00Z"/>
          <w:rFonts w:cstheme="minorBidi"/>
          <w:noProof/>
          <w:sz w:val="22"/>
          <w:szCs w:val="22"/>
          <w:lang w:val="en-GB" w:eastAsia="en-GB"/>
        </w:rPr>
      </w:pPr>
      <w:del w:id="615" w:author="Geoff Hook" w:date="2016-10-04T14:17:00Z">
        <w:r w:rsidDel="000F3093">
          <w:rPr>
            <w:noProof/>
          </w:rPr>
          <w:delText>4.3.4</w:delText>
        </w:r>
        <w:r w:rsidDel="000F3093">
          <w:rPr>
            <w:rFonts w:cstheme="minorBidi"/>
            <w:noProof/>
            <w:sz w:val="22"/>
            <w:szCs w:val="22"/>
            <w:lang w:val="en-GB" w:eastAsia="en-GB"/>
          </w:rPr>
          <w:tab/>
        </w:r>
        <w:r w:rsidDel="000F3093">
          <w:rPr>
            <w:noProof/>
          </w:rPr>
          <w:delText>How the model provides for that data to be captured</w:delText>
        </w:r>
        <w:r w:rsidDel="000F3093">
          <w:rPr>
            <w:noProof/>
          </w:rPr>
          <w:tab/>
          <w:delText>21</w:delText>
        </w:r>
      </w:del>
    </w:p>
    <w:p w:rsidR="00C9104C" w:rsidDel="000F3093" w:rsidRDefault="00C9104C">
      <w:pPr>
        <w:pStyle w:val="TOC4"/>
        <w:tabs>
          <w:tab w:val="left" w:pos="1760"/>
          <w:tab w:val="right" w:leader="dot" w:pos="9962"/>
        </w:tabs>
        <w:rPr>
          <w:del w:id="616" w:author="Geoff Hook" w:date="2016-10-04T14:17:00Z"/>
          <w:rFonts w:cstheme="minorBidi"/>
          <w:noProof/>
          <w:sz w:val="22"/>
          <w:szCs w:val="22"/>
          <w:lang w:val="en-GB" w:eastAsia="en-GB"/>
        </w:rPr>
      </w:pPr>
      <w:del w:id="617" w:author="Geoff Hook" w:date="2016-10-04T14:17:00Z">
        <w:r w:rsidDel="000F3093">
          <w:rPr>
            <w:noProof/>
          </w:rPr>
          <w:delText>4.3.4.1</w:delText>
        </w:r>
        <w:r w:rsidDel="000F3093">
          <w:rPr>
            <w:rFonts w:cstheme="minorBidi"/>
            <w:noProof/>
            <w:sz w:val="22"/>
            <w:szCs w:val="22"/>
            <w:lang w:val="en-GB" w:eastAsia="en-GB"/>
          </w:rPr>
          <w:tab/>
        </w:r>
        <w:r w:rsidDel="000F3093">
          <w:rPr>
            <w:noProof/>
          </w:rPr>
          <w:delText>Add parameters controlling the occurrence of start events</w:delText>
        </w:r>
        <w:r w:rsidDel="000F3093">
          <w:rPr>
            <w:noProof/>
          </w:rPr>
          <w:tab/>
          <w:delText>22</w:delText>
        </w:r>
      </w:del>
    </w:p>
    <w:p w:rsidR="00C9104C" w:rsidDel="000F3093" w:rsidRDefault="00C9104C">
      <w:pPr>
        <w:pStyle w:val="TOC4"/>
        <w:tabs>
          <w:tab w:val="left" w:pos="1760"/>
          <w:tab w:val="right" w:leader="dot" w:pos="9962"/>
        </w:tabs>
        <w:rPr>
          <w:del w:id="618" w:author="Geoff Hook" w:date="2016-10-04T14:17:00Z"/>
          <w:rFonts w:cstheme="minorBidi"/>
          <w:noProof/>
          <w:sz w:val="22"/>
          <w:szCs w:val="22"/>
          <w:lang w:val="en-GB" w:eastAsia="en-GB"/>
        </w:rPr>
      </w:pPr>
      <w:del w:id="619" w:author="Geoff Hook" w:date="2016-10-04T14:17:00Z">
        <w:r w:rsidDel="000F3093">
          <w:rPr>
            <w:noProof/>
          </w:rPr>
          <w:delText>4.3.4.2</w:delText>
        </w:r>
        <w:r w:rsidDel="000F3093">
          <w:rPr>
            <w:rFonts w:cstheme="minorBidi"/>
            <w:noProof/>
            <w:sz w:val="22"/>
            <w:szCs w:val="22"/>
            <w:lang w:val="en-GB" w:eastAsia="en-GB"/>
          </w:rPr>
          <w:tab/>
        </w:r>
        <w:r w:rsidDel="000F3093">
          <w:rPr>
            <w:noProof/>
          </w:rPr>
          <w:delText>Add parameters controlling the processing time of each activity</w:delText>
        </w:r>
        <w:r w:rsidDel="000F3093">
          <w:rPr>
            <w:noProof/>
          </w:rPr>
          <w:tab/>
          <w:delText>22</w:delText>
        </w:r>
      </w:del>
    </w:p>
    <w:p w:rsidR="00C9104C" w:rsidDel="000F3093" w:rsidRDefault="00C9104C">
      <w:pPr>
        <w:pStyle w:val="TOC4"/>
        <w:tabs>
          <w:tab w:val="left" w:pos="1760"/>
          <w:tab w:val="right" w:leader="dot" w:pos="9962"/>
        </w:tabs>
        <w:rPr>
          <w:del w:id="620" w:author="Geoff Hook" w:date="2016-10-04T14:17:00Z"/>
          <w:rFonts w:cstheme="minorBidi"/>
          <w:noProof/>
          <w:sz w:val="22"/>
          <w:szCs w:val="22"/>
          <w:lang w:val="en-GB" w:eastAsia="en-GB"/>
        </w:rPr>
      </w:pPr>
      <w:del w:id="621" w:author="Geoff Hook" w:date="2016-10-04T14:17:00Z">
        <w:r w:rsidDel="000F3093">
          <w:rPr>
            <w:noProof/>
          </w:rPr>
          <w:delText>4.3.4.3</w:delText>
        </w:r>
        <w:r w:rsidDel="000F3093">
          <w:rPr>
            <w:rFonts w:cstheme="minorBidi"/>
            <w:noProof/>
            <w:sz w:val="22"/>
            <w:szCs w:val="22"/>
            <w:lang w:val="en-GB" w:eastAsia="en-GB"/>
          </w:rPr>
          <w:tab/>
        </w:r>
        <w:r w:rsidDel="000F3093">
          <w:rPr>
            <w:noProof/>
          </w:rPr>
          <w:delText>Modeling the duration for the Underwriting Terms activity</w:delText>
        </w:r>
        <w:r w:rsidDel="000F3093">
          <w:rPr>
            <w:noProof/>
          </w:rPr>
          <w:tab/>
          <w:delText>23</w:delText>
        </w:r>
      </w:del>
    </w:p>
    <w:p w:rsidR="00C9104C" w:rsidDel="000F3093" w:rsidRDefault="00C9104C">
      <w:pPr>
        <w:pStyle w:val="TOC4"/>
        <w:tabs>
          <w:tab w:val="left" w:pos="1760"/>
          <w:tab w:val="right" w:leader="dot" w:pos="9962"/>
        </w:tabs>
        <w:rPr>
          <w:del w:id="622" w:author="Geoff Hook" w:date="2016-10-04T14:17:00Z"/>
          <w:rFonts w:cstheme="minorBidi"/>
          <w:noProof/>
          <w:sz w:val="22"/>
          <w:szCs w:val="22"/>
          <w:lang w:val="en-GB" w:eastAsia="en-GB"/>
        </w:rPr>
      </w:pPr>
      <w:del w:id="623" w:author="Geoff Hook" w:date="2016-10-04T14:17:00Z">
        <w:r w:rsidDel="000F3093">
          <w:rPr>
            <w:noProof/>
          </w:rPr>
          <w:delText>4.3.4.4</w:delText>
        </w:r>
        <w:r w:rsidDel="000F3093">
          <w:rPr>
            <w:rFonts w:cstheme="minorBidi"/>
            <w:noProof/>
            <w:sz w:val="22"/>
            <w:szCs w:val="22"/>
            <w:lang w:val="en-GB" w:eastAsia="en-GB"/>
          </w:rPr>
          <w:tab/>
        </w:r>
        <w:r w:rsidDel="000F3093">
          <w:rPr>
            <w:noProof/>
          </w:rPr>
          <w:delText>Modeling durations for system and script tasks</w:delText>
        </w:r>
        <w:r w:rsidDel="000F3093">
          <w:rPr>
            <w:noProof/>
          </w:rPr>
          <w:tab/>
          <w:delText>23</w:delText>
        </w:r>
      </w:del>
    </w:p>
    <w:p w:rsidR="00C9104C" w:rsidDel="000F3093" w:rsidRDefault="00C9104C">
      <w:pPr>
        <w:pStyle w:val="TOC4"/>
        <w:tabs>
          <w:tab w:val="left" w:pos="1760"/>
          <w:tab w:val="right" w:leader="dot" w:pos="9962"/>
        </w:tabs>
        <w:rPr>
          <w:del w:id="624" w:author="Geoff Hook" w:date="2016-10-04T14:17:00Z"/>
          <w:rFonts w:cstheme="minorBidi"/>
          <w:noProof/>
          <w:sz w:val="22"/>
          <w:szCs w:val="22"/>
          <w:lang w:val="en-GB" w:eastAsia="en-GB"/>
        </w:rPr>
      </w:pPr>
      <w:del w:id="625" w:author="Geoff Hook" w:date="2016-10-04T14:17:00Z">
        <w:r w:rsidDel="000F3093">
          <w:rPr>
            <w:noProof/>
          </w:rPr>
          <w:delText>4.3.4.5</w:delText>
        </w:r>
        <w:r w:rsidDel="000F3093">
          <w:rPr>
            <w:rFonts w:cstheme="minorBidi"/>
            <w:noProof/>
            <w:sz w:val="22"/>
            <w:szCs w:val="22"/>
            <w:lang w:val="en-GB" w:eastAsia="en-GB"/>
          </w:rPr>
          <w:tab/>
        </w:r>
        <w:r w:rsidDel="000F3093">
          <w:rPr>
            <w:noProof/>
          </w:rPr>
          <w:delText>Modeling probabilities of each flow from a decision point</w:delText>
        </w:r>
        <w:r w:rsidDel="000F3093">
          <w:rPr>
            <w:noProof/>
          </w:rPr>
          <w:tab/>
          <w:delText>23</w:delText>
        </w:r>
      </w:del>
    </w:p>
    <w:p w:rsidR="00C9104C" w:rsidDel="000F3093" w:rsidRDefault="00C9104C">
      <w:pPr>
        <w:pStyle w:val="TOC4"/>
        <w:tabs>
          <w:tab w:val="left" w:pos="1760"/>
          <w:tab w:val="right" w:leader="dot" w:pos="9962"/>
        </w:tabs>
        <w:rPr>
          <w:del w:id="626" w:author="Geoff Hook" w:date="2016-10-04T14:17:00Z"/>
          <w:rFonts w:cstheme="minorBidi"/>
          <w:noProof/>
          <w:sz w:val="22"/>
          <w:szCs w:val="22"/>
          <w:lang w:val="en-GB" w:eastAsia="en-GB"/>
        </w:rPr>
      </w:pPr>
      <w:del w:id="627" w:author="Geoff Hook" w:date="2016-10-04T14:17:00Z">
        <w:r w:rsidDel="000F3093">
          <w:rPr>
            <w:noProof/>
          </w:rPr>
          <w:lastRenderedPageBreak/>
          <w:delText>4.3.4.6</w:delText>
        </w:r>
        <w:r w:rsidDel="000F3093">
          <w:rPr>
            <w:rFonts w:cstheme="minorBidi"/>
            <w:noProof/>
            <w:sz w:val="22"/>
            <w:szCs w:val="22"/>
            <w:lang w:val="en-GB" w:eastAsia="en-GB"/>
          </w:rPr>
          <w:tab/>
        </w:r>
        <w:r w:rsidDel="000F3093">
          <w:rPr>
            <w:noProof/>
          </w:rPr>
          <w:delText>Add scenario-level temporal result parameters</w:delText>
        </w:r>
        <w:r w:rsidDel="000F3093">
          <w:rPr>
            <w:noProof/>
          </w:rPr>
          <w:tab/>
          <w:delText>24</w:delText>
        </w:r>
      </w:del>
    </w:p>
    <w:p w:rsidR="00C9104C" w:rsidDel="000F3093" w:rsidRDefault="00C9104C">
      <w:pPr>
        <w:pStyle w:val="TOC4"/>
        <w:tabs>
          <w:tab w:val="left" w:pos="1760"/>
          <w:tab w:val="right" w:leader="dot" w:pos="9962"/>
        </w:tabs>
        <w:rPr>
          <w:del w:id="628" w:author="Geoff Hook" w:date="2016-10-04T14:17:00Z"/>
          <w:rFonts w:cstheme="minorBidi"/>
          <w:noProof/>
          <w:sz w:val="22"/>
          <w:szCs w:val="22"/>
          <w:lang w:val="en-GB" w:eastAsia="en-GB"/>
        </w:rPr>
      </w:pPr>
      <w:del w:id="629" w:author="Geoff Hook" w:date="2016-10-04T14:17:00Z">
        <w:r w:rsidDel="000F3093">
          <w:rPr>
            <w:noProof/>
          </w:rPr>
          <w:delText>4.3.4.7</w:delText>
        </w:r>
        <w:r w:rsidDel="000F3093">
          <w:rPr>
            <w:rFonts w:cstheme="minorBidi"/>
            <w:noProof/>
            <w:sz w:val="22"/>
            <w:szCs w:val="22"/>
            <w:lang w:val="en-GB" w:eastAsia="en-GB"/>
          </w:rPr>
          <w:tab/>
        </w:r>
        <w:r w:rsidDel="000F3093">
          <w:rPr>
            <w:noProof/>
          </w:rPr>
          <w:delText>Task-level temporal result parameters</w:delText>
        </w:r>
        <w:r w:rsidDel="000F3093">
          <w:rPr>
            <w:noProof/>
          </w:rPr>
          <w:tab/>
          <w:delText>24</w:delText>
        </w:r>
      </w:del>
    </w:p>
    <w:p w:rsidR="00C9104C" w:rsidDel="000F3093" w:rsidRDefault="00C9104C">
      <w:pPr>
        <w:pStyle w:val="TOC3"/>
        <w:tabs>
          <w:tab w:val="left" w:pos="1320"/>
          <w:tab w:val="right" w:leader="dot" w:pos="9962"/>
        </w:tabs>
        <w:rPr>
          <w:del w:id="630" w:author="Geoff Hook" w:date="2016-10-04T14:17:00Z"/>
          <w:rFonts w:cstheme="minorBidi"/>
          <w:noProof/>
          <w:sz w:val="22"/>
          <w:szCs w:val="22"/>
          <w:lang w:val="en-GB" w:eastAsia="en-GB"/>
        </w:rPr>
      </w:pPr>
      <w:del w:id="631" w:author="Geoff Hook" w:date="2016-10-04T14:17:00Z">
        <w:r w:rsidDel="000F3093">
          <w:rPr>
            <w:noProof/>
          </w:rPr>
          <w:delText>4.3.5</w:delText>
        </w:r>
        <w:r w:rsidDel="000F3093">
          <w:rPr>
            <w:rFonts w:cstheme="minorBidi"/>
            <w:noProof/>
            <w:sz w:val="22"/>
            <w:szCs w:val="22"/>
            <w:lang w:val="en-GB" w:eastAsia="en-GB"/>
          </w:rPr>
          <w:tab/>
        </w:r>
        <w:r w:rsidDel="000F3093">
          <w:rPr>
            <w:noProof/>
          </w:rPr>
          <w:delText>Conclusions and further investigations</w:delText>
        </w:r>
        <w:r w:rsidDel="000F3093">
          <w:rPr>
            <w:noProof/>
          </w:rPr>
          <w:tab/>
          <w:delText>25</w:delText>
        </w:r>
      </w:del>
    </w:p>
    <w:p w:rsidR="00C9104C" w:rsidDel="000F3093" w:rsidRDefault="00C9104C">
      <w:pPr>
        <w:pStyle w:val="TOC1"/>
        <w:tabs>
          <w:tab w:val="left" w:pos="480"/>
          <w:tab w:val="right" w:leader="dot" w:pos="9962"/>
        </w:tabs>
        <w:rPr>
          <w:del w:id="632" w:author="Geoff Hook" w:date="2016-10-04T14:17:00Z"/>
          <w:rFonts w:cstheme="minorBidi"/>
          <w:noProof/>
          <w:sz w:val="22"/>
          <w:szCs w:val="22"/>
          <w:lang w:val="en-GB" w:eastAsia="en-GB"/>
        </w:rPr>
      </w:pPr>
      <w:del w:id="633" w:author="Geoff Hook" w:date="2016-10-04T14:17:00Z">
        <w:r w:rsidDel="000F3093">
          <w:rPr>
            <w:noProof/>
          </w:rPr>
          <w:delText>5</w:delText>
        </w:r>
        <w:r w:rsidDel="000F3093">
          <w:rPr>
            <w:rFonts w:cstheme="minorBidi"/>
            <w:noProof/>
            <w:sz w:val="22"/>
            <w:szCs w:val="22"/>
            <w:lang w:val="en-GB" w:eastAsia="en-GB"/>
          </w:rPr>
          <w:tab/>
        </w:r>
        <w:r w:rsidDel="000F3093">
          <w:rPr>
            <w:noProof/>
          </w:rPr>
          <w:delText>Example 3: Technical support</w:delText>
        </w:r>
        <w:r w:rsidDel="000F3093">
          <w:rPr>
            <w:noProof/>
          </w:rPr>
          <w:tab/>
          <w:delText>26</w:delText>
        </w:r>
      </w:del>
    </w:p>
    <w:p w:rsidR="00C9104C" w:rsidDel="000F3093" w:rsidRDefault="00C9104C">
      <w:pPr>
        <w:pStyle w:val="TOC2"/>
        <w:tabs>
          <w:tab w:val="left" w:pos="880"/>
          <w:tab w:val="right" w:leader="dot" w:pos="9962"/>
        </w:tabs>
        <w:rPr>
          <w:del w:id="634" w:author="Geoff Hook" w:date="2016-10-04T14:17:00Z"/>
          <w:rFonts w:cstheme="minorBidi"/>
          <w:noProof/>
          <w:sz w:val="22"/>
          <w:szCs w:val="22"/>
          <w:lang w:val="en-GB" w:eastAsia="en-GB"/>
        </w:rPr>
      </w:pPr>
      <w:del w:id="635" w:author="Geoff Hook" w:date="2016-10-04T14:17:00Z">
        <w:r w:rsidDel="000F3093">
          <w:rPr>
            <w:noProof/>
          </w:rPr>
          <w:delText>5.1</w:delText>
        </w:r>
        <w:r w:rsidDel="000F3093">
          <w:rPr>
            <w:rFonts w:cstheme="minorBidi"/>
            <w:noProof/>
            <w:sz w:val="22"/>
            <w:szCs w:val="22"/>
            <w:lang w:val="en-GB" w:eastAsia="en-GB"/>
          </w:rPr>
          <w:tab/>
        </w:r>
        <w:r w:rsidDel="000F3093">
          <w:rPr>
            <w:noProof/>
          </w:rPr>
          <w:delText>Use Case: Provide solution to a technical problem reported by a customer</w:delText>
        </w:r>
        <w:r w:rsidDel="000F3093">
          <w:rPr>
            <w:noProof/>
          </w:rPr>
          <w:tab/>
          <w:delText>26</w:delText>
        </w:r>
      </w:del>
    </w:p>
    <w:p w:rsidR="00C9104C" w:rsidDel="000F3093" w:rsidRDefault="00C9104C">
      <w:pPr>
        <w:pStyle w:val="TOC3"/>
        <w:tabs>
          <w:tab w:val="left" w:pos="1320"/>
          <w:tab w:val="right" w:leader="dot" w:pos="9962"/>
        </w:tabs>
        <w:rPr>
          <w:del w:id="636" w:author="Geoff Hook" w:date="2016-10-04T14:17:00Z"/>
          <w:rFonts w:cstheme="minorBidi"/>
          <w:noProof/>
          <w:sz w:val="22"/>
          <w:szCs w:val="22"/>
          <w:lang w:val="en-GB" w:eastAsia="en-GB"/>
        </w:rPr>
      </w:pPr>
      <w:del w:id="637" w:author="Geoff Hook" w:date="2016-10-04T14:17:00Z">
        <w:r w:rsidDel="000F3093">
          <w:rPr>
            <w:noProof/>
          </w:rPr>
          <w:delText>5.1.1</w:delText>
        </w:r>
        <w:r w:rsidDel="000F3093">
          <w:rPr>
            <w:rFonts w:cstheme="minorBidi"/>
            <w:noProof/>
            <w:sz w:val="22"/>
            <w:szCs w:val="22"/>
            <w:lang w:val="en-GB" w:eastAsia="en-GB"/>
          </w:rPr>
          <w:tab/>
        </w:r>
        <w:r w:rsidDel="000F3093">
          <w:rPr>
            <w:noProof/>
          </w:rPr>
          <w:delText>Process Description</w:delText>
        </w:r>
        <w:r w:rsidDel="000F3093">
          <w:rPr>
            <w:noProof/>
          </w:rPr>
          <w:tab/>
          <w:delText>26</w:delText>
        </w:r>
      </w:del>
    </w:p>
    <w:p w:rsidR="00C9104C" w:rsidDel="000F3093" w:rsidRDefault="00C9104C">
      <w:pPr>
        <w:pStyle w:val="TOC2"/>
        <w:tabs>
          <w:tab w:val="left" w:pos="880"/>
          <w:tab w:val="right" w:leader="dot" w:pos="9962"/>
        </w:tabs>
        <w:rPr>
          <w:del w:id="638" w:author="Geoff Hook" w:date="2016-10-04T14:17:00Z"/>
          <w:rFonts w:cstheme="minorBidi"/>
          <w:noProof/>
          <w:sz w:val="22"/>
          <w:szCs w:val="22"/>
          <w:lang w:val="en-GB" w:eastAsia="en-GB"/>
        </w:rPr>
      </w:pPr>
      <w:del w:id="639" w:author="Geoff Hook" w:date="2016-10-04T14:17:00Z">
        <w:r w:rsidDel="000F3093">
          <w:rPr>
            <w:noProof/>
          </w:rPr>
          <w:delText>5.2</w:delText>
        </w:r>
        <w:r w:rsidDel="000F3093">
          <w:rPr>
            <w:rFonts w:cstheme="minorBidi"/>
            <w:noProof/>
            <w:sz w:val="22"/>
            <w:szCs w:val="22"/>
            <w:lang w:val="en-GB" w:eastAsia="en-GB"/>
          </w:rPr>
          <w:tab/>
        </w:r>
        <w:r w:rsidDel="000F3093">
          <w:rPr>
            <w:noProof/>
          </w:rPr>
          <w:delText>BPMN 2.0 Diagram of: Customer calls in with a technical issue</w:delText>
        </w:r>
        <w:r w:rsidDel="000F3093">
          <w:rPr>
            <w:noProof/>
          </w:rPr>
          <w:tab/>
          <w:delText>27</w:delText>
        </w:r>
      </w:del>
    </w:p>
    <w:p w:rsidR="00C9104C" w:rsidDel="000F3093" w:rsidRDefault="00C9104C">
      <w:pPr>
        <w:pStyle w:val="TOC2"/>
        <w:tabs>
          <w:tab w:val="left" w:pos="880"/>
          <w:tab w:val="right" w:leader="dot" w:pos="9962"/>
        </w:tabs>
        <w:rPr>
          <w:del w:id="640" w:author="Geoff Hook" w:date="2016-10-04T14:17:00Z"/>
          <w:rFonts w:cstheme="minorBidi"/>
          <w:noProof/>
          <w:sz w:val="22"/>
          <w:szCs w:val="22"/>
          <w:lang w:val="en-GB" w:eastAsia="en-GB"/>
        </w:rPr>
      </w:pPr>
      <w:del w:id="641" w:author="Geoff Hook" w:date="2016-10-04T14:17:00Z">
        <w:r w:rsidDel="000F3093">
          <w:rPr>
            <w:noProof/>
          </w:rPr>
          <w:delText>5.3</w:delText>
        </w:r>
        <w:r w:rsidDel="000F3093">
          <w:rPr>
            <w:rFonts w:cstheme="minorBidi"/>
            <w:noProof/>
            <w:sz w:val="22"/>
            <w:szCs w:val="22"/>
            <w:lang w:val="en-GB" w:eastAsia="en-GB"/>
          </w:rPr>
          <w:tab/>
        </w:r>
        <w:r w:rsidDel="000F3093">
          <w:rPr>
            <w:noProof/>
          </w:rPr>
          <w:delText>Simulation scenario 1: Explore control flow perspective</w:delText>
        </w:r>
        <w:r w:rsidDel="000F3093">
          <w:rPr>
            <w:noProof/>
          </w:rPr>
          <w:tab/>
          <w:delText>28</w:delText>
        </w:r>
      </w:del>
    </w:p>
    <w:p w:rsidR="00C9104C" w:rsidDel="000F3093" w:rsidRDefault="00C9104C">
      <w:pPr>
        <w:pStyle w:val="TOC3"/>
        <w:tabs>
          <w:tab w:val="left" w:pos="1320"/>
          <w:tab w:val="right" w:leader="dot" w:pos="9962"/>
        </w:tabs>
        <w:rPr>
          <w:del w:id="642" w:author="Geoff Hook" w:date="2016-10-04T14:17:00Z"/>
          <w:rFonts w:cstheme="minorBidi"/>
          <w:noProof/>
          <w:sz w:val="22"/>
          <w:szCs w:val="22"/>
          <w:lang w:val="en-GB" w:eastAsia="en-GB"/>
        </w:rPr>
      </w:pPr>
      <w:del w:id="643" w:author="Geoff Hook" w:date="2016-10-04T14:17:00Z">
        <w:r w:rsidDel="000F3093">
          <w:rPr>
            <w:noProof/>
          </w:rPr>
          <w:delText>5.3.1</w:delText>
        </w:r>
        <w:r w:rsidDel="000F3093">
          <w:rPr>
            <w:rFonts w:cstheme="minorBidi"/>
            <w:noProof/>
            <w:sz w:val="22"/>
            <w:szCs w:val="22"/>
            <w:lang w:val="en-GB" w:eastAsia="en-GB"/>
          </w:rPr>
          <w:tab/>
        </w:r>
        <w:r w:rsidDel="000F3093">
          <w:rPr>
            <w:noProof/>
          </w:rPr>
          <w:delText>Approach / Hypothesis</w:delText>
        </w:r>
        <w:r w:rsidDel="000F3093">
          <w:rPr>
            <w:noProof/>
          </w:rPr>
          <w:tab/>
          <w:delText>28</w:delText>
        </w:r>
      </w:del>
    </w:p>
    <w:p w:rsidR="00C9104C" w:rsidDel="000F3093" w:rsidRDefault="00C9104C">
      <w:pPr>
        <w:pStyle w:val="TOC3"/>
        <w:tabs>
          <w:tab w:val="left" w:pos="1320"/>
          <w:tab w:val="right" w:leader="dot" w:pos="9962"/>
        </w:tabs>
        <w:rPr>
          <w:del w:id="644" w:author="Geoff Hook" w:date="2016-10-04T14:17:00Z"/>
          <w:rFonts w:cstheme="minorBidi"/>
          <w:noProof/>
          <w:sz w:val="22"/>
          <w:szCs w:val="22"/>
          <w:lang w:val="en-GB" w:eastAsia="en-GB"/>
        </w:rPr>
      </w:pPr>
      <w:del w:id="645" w:author="Geoff Hook" w:date="2016-10-04T14:17:00Z">
        <w:r w:rsidDel="000F3093">
          <w:rPr>
            <w:noProof/>
          </w:rPr>
          <w:delText>5.3.2</w:delText>
        </w:r>
        <w:r w:rsidDel="000F3093">
          <w:rPr>
            <w:rFonts w:cstheme="minorBidi"/>
            <w:noProof/>
            <w:sz w:val="22"/>
            <w:szCs w:val="22"/>
            <w:lang w:val="en-GB" w:eastAsia="en-GB"/>
          </w:rPr>
          <w:tab/>
        </w:r>
        <w:r w:rsidDel="000F3093">
          <w:rPr>
            <w:noProof/>
          </w:rPr>
          <w:delText>Goals</w:delText>
        </w:r>
        <w:r w:rsidDel="000F3093">
          <w:rPr>
            <w:noProof/>
          </w:rPr>
          <w:tab/>
          <w:delText>28</w:delText>
        </w:r>
      </w:del>
    </w:p>
    <w:p w:rsidR="00C9104C" w:rsidDel="000F3093" w:rsidRDefault="00C9104C">
      <w:pPr>
        <w:pStyle w:val="TOC3"/>
        <w:tabs>
          <w:tab w:val="left" w:pos="1320"/>
          <w:tab w:val="right" w:leader="dot" w:pos="9962"/>
        </w:tabs>
        <w:rPr>
          <w:del w:id="646" w:author="Geoff Hook" w:date="2016-10-04T14:17:00Z"/>
          <w:rFonts w:cstheme="minorBidi"/>
          <w:noProof/>
          <w:sz w:val="22"/>
          <w:szCs w:val="22"/>
          <w:lang w:val="en-GB" w:eastAsia="en-GB"/>
        </w:rPr>
      </w:pPr>
      <w:del w:id="647" w:author="Geoff Hook" w:date="2016-10-04T14:17:00Z">
        <w:r w:rsidDel="000F3093">
          <w:rPr>
            <w:noProof/>
          </w:rPr>
          <w:delText>5.3.3</w:delText>
        </w:r>
        <w:r w:rsidDel="000F3093">
          <w:rPr>
            <w:rFonts w:cstheme="minorBidi"/>
            <w:noProof/>
            <w:sz w:val="22"/>
            <w:szCs w:val="22"/>
            <w:lang w:val="en-GB" w:eastAsia="en-GB"/>
          </w:rPr>
          <w:tab/>
        </w:r>
        <w:r w:rsidDel="000F3093">
          <w:rPr>
            <w:noProof/>
          </w:rPr>
          <w:delText>Identification of simulation parameters</w:delText>
        </w:r>
        <w:r w:rsidDel="000F3093">
          <w:rPr>
            <w:noProof/>
          </w:rPr>
          <w:tab/>
          <w:delText>28</w:delText>
        </w:r>
      </w:del>
    </w:p>
    <w:p w:rsidR="00C9104C" w:rsidDel="000F3093" w:rsidRDefault="00C9104C">
      <w:pPr>
        <w:pStyle w:val="TOC4"/>
        <w:tabs>
          <w:tab w:val="left" w:pos="1760"/>
          <w:tab w:val="right" w:leader="dot" w:pos="9962"/>
        </w:tabs>
        <w:rPr>
          <w:del w:id="648" w:author="Geoff Hook" w:date="2016-10-04T14:17:00Z"/>
          <w:rFonts w:cstheme="minorBidi"/>
          <w:noProof/>
          <w:sz w:val="22"/>
          <w:szCs w:val="22"/>
          <w:lang w:val="en-GB" w:eastAsia="en-GB"/>
        </w:rPr>
      </w:pPr>
      <w:del w:id="649" w:author="Geoff Hook" w:date="2016-10-04T14:17:00Z">
        <w:r w:rsidDel="000F3093">
          <w:rPr>
            <w:noProof/>
          </w:rPr>
          <w:delText>5.3.3.1</w:delText>
        </w:r>
        <w:r w:rsidDel="000F3093">
          <w:rPr>
            <w:rFonts w:cstheme="minorBidi"/>
            <w:noProof/>
            <w:sz w:val="22"/>
            <w:szCs w:val="22"/>
            <w:lang w:val="en-GB" w:eastAsia="en-GB"/>
          </w:rPr>
          <w:tab/>
        </w:r>
        <w:r w:rsidDel="000F3093">
          <w:rPr>
            <w:noProof/>
          </w:rPr>
          <w:delText>Simulation parameters</w:delText>
        </w:r>
        <w:r w:rsidDel="000F3093">
          <w:rPr>
            <w:noProof/>
          </w:rPr>
          <w:tab/>
          <w:delText>28</w:delText>
        </w:r>
      </w:del>
    </w:p>
    <w:p w:rsidR="00C9104C" w:rsidDel="000F3093" w:rsidRDefault="00C9104C">
      <w:pPr>
        <w:pStyle w:val="TOC4"/>
        <w:tabs>
          <w:tab w:val="left" w:pos="1760"/>
          <w:tab w:val="right" w:leader="dot" w:pos="9962"/>
        </w:tabs>
        <w:rPr>
          <w:del w:id="650" w:author="Geoff Hook" w:date="2016-10-04T14:17:00Z"/>
          <w:rFonts w:cstheme="minorBidi"/>
          <w:noProof/>
          <w:sz w:val="22"/>
          <w:szCs w:val="22"/>
          <w:lang w:val="en-GB" w:eastAsia="en-GB"/>
        </w:rPr>
      </w:pPr>
      <w:del w:id="651" w:author="Geoff Hook" w:date="2016-10-04T14:17:00Z">
        <w:r w:rsidDel="000F3093">
          <w:rPr>
            <w:noProof/>
          </w:rPr>
          <w:delText>5.3.3.2</w:delText>
        </w:r>
        <w:r w:rsidDel="000F3093">
          <w:rPr>
            <w:rFonts w:cstheme="minorBidi"/>
            <w:noProof/>
            <w:sz w:val="22"/>
            <w:szCs w:val="22"/>
            <w:lang w:val="en-GB" w:eastAsia="en-GB"/>
          </w:rPr>
          <w:tab/>
        </w:r>
        <w:r w:rsidDel="000F3093">
          <w:rPr>
            <w:noProof/>
          </w:rPr>
          <w:delText>Process Triggers</w:delText>
        </w:r>
        <w:r w:rsidDel="000F3093">
          <w:rPr>
            <w:noProof/>
          </w:rPr>
          <w:tab/>
          <w:delText>28</w:delText>
        </w:r>
      </w:del>
    </w:p>
    <w:p w:rsidR="00C9104C" w:rsidDel="000F3093" w:rsidRDefault="00C9104C">
      <w:pPr>
        <w:pStyle w:val="TOC4"/>
        <w:tabs>
          <w:tab w:val="left" w:pos="1760"/>
          <w:tab w:val="right" w:leader="dot" w:pos="9962"/>
        </w:tabs>
        <w:rPr>
          <w:del w:id="652" w:author="Geoff Hook" w:date="2016-10-04T14:17:00Z"/>
          <w:rFonts w:cstheme="minorBidi"/>
          <w:noProof/>
          <w:sz w:val="22"/>
          <w:szCs w:val="22"/>
          <w:lang w:val="en-GB" w:eastAsia="en-GB"/>
        </w:rPr>
      </w:pPr>
      <w:del w:id="653" w:author="Geoff Hook" w:date="2016-10-04T14:17:00Z">
        <w:r w:rsidDel="000F3093">
          <w:rPr>
            <w:noProof/>
          </w:rPr>
          <w:delText>5.3.3.3</w:delText>
        </w:r>
        <w:r w:rsidDel="000F3093">
          <w:rPr>
            <w:rFonts w:cstheme="minorBidi"/>
            <w:noProof/>
            <w:sz w:val="22"/>
            <w:szCs w:val="22"/>
            <w:lang w:val="en-GB" w:eastAsia="en-GB"/>
          </w:rPr>
          <w:tab/>
        </w:r>
        <w:r w:rsidDel="000F3093">
          <w:rPr>
            <w:noProof/>
          </w:rPr>
          <w:delText>Decision points</w:delText>
        </w:r>
        <w:r w:rsidDel="000F3093">
          <w:rPr>
            <w:noProof/>
          </w:rPr>
          <w:tab/>
          <w:delText>28</w:delText>
        </w:r>
      </w:del>
    </w:p>
    <w:p w:rsidR="00C9104C" w:rsidDel="000F3093" w:rsidRDefault="00C9104C">
      <w:pPr>
        <w:pStyle w:val="TOC4"/>
        <w:tabs>
          <w:tab w:val="left" w:pos="1760"/>
          <w:tab w:val="right" w:leader="dot" w:pos="9962"/>
        </w:tabs>
        <w:rPr>
          <w:del w:id="654" w:author="Geoff Hook" w:date="2016-10-04T14:17:00Z"/>
          <w:rFonts w:cstheme="minorBidi"/>
          <w:noProof/>
          <w:sz w:val="22"/>
          <w:szCs w:val="22"/>
          <w:lang w:val="en-GB" w:eastAsia="en-GB"/>
        </w:rPr>
      </w:pPr>
      <w:del w:id="655" w:author="Geoff Hook" w:date="2016-10-04T14:17:00Z">
        <w:r w:rsidDel="000F3093">
          <w:rPr>
            <w:noProof/>
          </w:rPr>
          <w:delText>5.3.3.4</w:delText>
        </w:r>
        <w:r w:rsidDel="000F3093">
          <w:rPr>
            <w:rFonts w:cstheme="minorBidi"/>
            <w:noProof/>
            <w:sz w:val="22"/>
            <w:szCs w:val="22"/>
            <w:lang w:val="en-GB" w:eastAsia="en-GB"/>
          </w:rPr>
          <w:tab/>
        </w:r>
        <w:r w:rsidDel="000F3093">
          <w:rPr>
            <w:noProof/>
          </w:rPr>
          <w:delText>Results requested</w:delText>
        </w:r>
        <w:r w:rsidDel="000F3093">
          <w:rPr>
            <w:noProof/>
          </w:rPr>
          <w:tab/>
          <w:delText>29</w:delText>
        </w:r>
      </w:del>
    </w:p>
    <w:p w:rsidR="00C9104C" w:rsidDel="000F3093" w:rsidRDefault="00C9104C">
      <w:pPr>
        <w:pStyle w:val="TOC3"/>
        <w:tabs>
          <w:tab w:val="left" w:pos="1320"/>
          <w:tab w:val="right" w:leader="dot" w:pos="9962"/>
        </w:tabs>
        <w:rPr>
          <w:del w:id="656" w:author="Geoff Hook" w:date="2016-10-04T14:17:00Z"/>
          <w:rFonts w:cstheme="minorBidi"/>
          <w:noProof/>
          <w:sz w:val="22"/>
          <w:szCs w:val="22"/>
          <w:lang w:val="en-GB" w:eastAsia="en-GB"/>
        </w:rPr>
      </w:pPr>
      <w:del w:id="657" w:author="Geoff Hook" w:date="2016-10-04T14:17:00Z">
        <w:r w:rsidDel="000F3093">
          <w:rPr>
            <w:noProof/>
          </w:rPr>
          <w:delText>5.3.4</w:delText>
        </w:r>
        <w:r w:rsidDel="000F3093">
          <w:rPr>
            <w:rFonts w:cstheme="minorBidi"/>
            <w:noProof/>
            <w:sz w:val="22"/>
            <w:szCs w:val="22"/>
            <w:lang w:val="en-GB" w:eastAsia="en-GB"/>
          </w:rPr>
          <w:tab/>
        </w:r>
        <w:r w:rsidDel="000F3093">
          <w:rPr>
            <w:noProof/>
          </w:rPr>
          <w:delText>How the model provides for that data to be captured</w:delText>
        </w:r>
        <w:r w:rsidDel="000F3093">
          <w:rPr>
            <w:noProof/>
          </w:rPr>
          <w:tab/>
          <w:delText>29</w:delText>
        </w:r>
      </w:del>
    </w:p>
    <w:p w:rsidR="00C9104C" w:rsidDel="000F3093" w:rsidRDefault="00C9104C">
      <w:pPr>
        <w:pStyle w:val="TOC3"/>
        <w:tabs>
          <w:tab w:val="left" w:pos="1320"/>
          <w:tab w:val="right" w:leader="dot" w:pos="9962"/>
        </w:tabs>
        <w:rPr>
          <w:del w:id="658" w:author="Geoff Hook" w:date="2016-10-04T14:17:00Z"/>
          <w:rFonts w:cstheme="minorBidi"/>
          <w:noProof/>
          <w:sz w:val="22"/>
          <w:szCs w:val="22"/>
          <w:lang w:val="en-GB" w:eastAsia="en-GB"/>
        </w:rPr>
      </w:pPr>
      <w:del w:id="659" w:author="Geoff Hook" w:date="2016-10-04T14:17:00Z">
        <w:r w:rsidDel="000F3093">
          <w:rPr>
            <w:noProof/>
          </w:rPr>
          <w:delText>5.3.5</w:delText>
        </w:r>
        <w:r w:rsidDel="000F3093">
          <w:rPr>
            <w:rFonts w:cstheme="minorBidi"/>
            <w:noProof/>
            <w:sz w:val="22"/>
            <w:szCs w:val="22"/>
            <w:lang w:val="en-GB" w:eastAsia="en-GB"/>
          </w:rPr>
          <w:tab/>
        </w:r>
        <w:r w:rsidDel="000F3093">
          <w:rPr>
            <w:noProof/>
          </w:rPr>
          <w:delText>Conclusions and further investigations</w:delText>
        </w:r>
        <w:r w:rsidDel="000F3093">
          <w:rPr>
            <w:noProof/>
          </w:rPr>
          <w:tab/>
          <w:delText>29</w:delText>
        </w:r>
      </w:del>
    </w:p>
    <w:p w:rsidR="00C9104C" w:rsidDel="000F3093" w:rsidRDefault="00C9104C">
      <w:pPr>
        <w:pStyle w:val="TOC2"/>
        <w:tabs>
          <w:tab w:val="left" w:pos="880"/>
          <w:tab w:val="right" w:leader="dot" w:pos="9962"/>
        </w:tabs>
        <w:rPr>
          <w:del w:id="660" w:author="Geoff Hook" w:date="2016-10-04T14:17:00Z"/>
          <w:rFonts w:cstheme="minorBidi"/>
          <w:noProof/>
          <w:sz w:val="22"/>
          <w:szCs w:val="22"/>
          <w:lang w:val="en-GB" w:eastAsia="en-GB"/>
        </w:rPr>
      </w:pPr>
      <w:del w:id="661" w:author="Geoff Hook" w:date="2016-10-04T14:17:00Z">
        <w:r w:rsidDel="000F3093">
          <w:rPr>
            <w:noProof/>
          </w:rPr>
          <w:delText>5.4</w:delText>
        </w:r>
        <w:r w:rsidDel="000F3093">
          <w:rPr>
            <w:rFonts w:cstheme="minorBidi"/>
            <w:noProof/>
            <w:sz w:val="22"/>
            <w:szCs w:val="22"/>
            <w:lang w:val="en-GB" w:eastAsia="en-GB"/>
          </w:rPr>
          <w:tab/>
        </w:r>
        <w:r w:rsidDel="000F3093">
          <w:rPr>
            <w:noProof/>
          </w:rPr>
          <w:delText>Simulation scenario 2: Explore temporal perspective</w:delText>
        </w:r>
        <w:r w:rsidDel="000F3093">
          <w:rPr>
            <w:noProof/>
          </w:rPr>
          <w:tab/>
          <w:delText>30</w:delText>
        </w:r>
      </w:del>
    </w:p>
    <w:p w:rsidR="00C9104C" w:rsidDel="000F3093" w:rsidRDefault="00C9104C">
      <w:pPr>
        <w:pStyle w:val="TOC3"/>
        <w:tabs>
          <w:tab w:val="left" w:pos="1320"/>
          <w:tab w:val="right" w:leader="dot" w:pos="9962"/>
        </w:tabs>
        <w:rPr>
          <w:del w:id="662" w:author="Geoff Hook" w:date="2016-10-04T14:17:00Z"/>
          <w:rFonts w:cstheme="minorBidi"/>
          <w:noProof/>
          <w:sz w:val="22"/>
          <w:szCs w:val="22"/>
          <w:lang w:val="en-GB" w:eastAsia="en-GB"/>
        </w:rPr>
      </w:pPr>
      <w:del w:id="663" w:author="Geoff Hook" w:date="2016-10-04T14:17:00Z">
        <w:r w:rsidDel="000F3093">
          <w:rPr>
            <w:noProof/>
          </w:rPr>
          <w:delText>5.4.1</w:delText>
        </w:r>
        <w:r w:rsidDel="000F3093">
          <w:rPr>
            <w:rFonts w:cstheme="minorBidi"/>
            <w:noProof/>
            <w:sz w:val="22"/>
            <w:szCs w:val="22"/>
            <w:lang w:val="en-GB" w:eastAsia="en-GB"/>
          </w:rPr>
          <w:tab/>
        </w:r>
        <w:r w:rsidDel="000F3093">
          <w:rPr>
            <w:noProof/>
          </w:rPr>
          <w:delText>Approach / Hypothesis</w:delText>
        </w:r>
        <w:r w:rsidDel="000F3093">
          <w:rPr>
            <w:noProof/>
          </w:rPr>
          <w:tab/>
          <w:delText>30</w:delText>
        </w:r>
      </w:del>
    </w:p>
    <w:p w:rsidR="00C9104C" w:rsidDel="000F3093" w:rsidRDefault="00C9104C">
      <w:pPr>
        <w:pStyle w:val="TOC3"/>
        <w:tabs>
          <w:tab w:val="left" w:pos="1320"/>
          <w:tab w:val="right" w:leader="dot" w:pos="9962"/>
        </w:tabs>
        <w:rPr>
          <w:del w:id="664" w:author="Geoff Hook" w:date="2016-10-04T14:17:00Z"/>
          <w:rFonts w:cstheme="minorBidi"/>
          <w:noProof/>
          <w:sz w:val="22"/>
          <w:szCs w:val="22"/>
          <w:lang w:val="en-GB" w:eastAsia="en-GB"/>
        </w:rPr>
      </w:pPr>
      <w:del w:id="665" w:author="Geoff Hook" w:date="2016-10-04T14:17:00Z">
        <w:r w:rsidDel="000F3093">
          <w:rPr>
            <w:noProof/>
          </w:rPr>
          <w:delText>5.4.2</w:delText>
        </w:r>
        <w:r w:rsidDel="000F3093">
          <w:rPr>
            <w:rFonts w:cstheme="minorBidi"/>
            <w:noProof/>
            <w:sz w:val="22"/>
            <w:szCs w:val="22"/>
            <w:lang w:val="en-GB" w:eastAsia="en-GB"/>
          </w:rPr>
          <w:tab/>
        </w:r>
        <w:r w:rsidDel="000F3093">
          <w:rPr>
            <w:noProof/>
          </w:rPr>
          <w:delText>Goals</w:delText>
        </w:r>
        <w:r w:rsidDel="000F3093">
          <w:rPr>
            <w:noProof/>
          </w:rPr>
          <w:tab/>
          <w:delText>31</w:delText>
        </w:r>
      </w:del>
    </w:p>
    <w:p w:rsidR="00C9104C" w:rsidDel="000F3093" w:rsidRDefault="00C9104C">
      <w:pPr>
        <w:pStyle w:val="TOC3"/>
        <w:tabs>
          <w:tab w:val="left" w:pos="1320"/>
          <w:tab w:val="right" w:leader="dot" w:pos="9962"/>
        </w:tabs>
        <w:rPr>
          <w:del w:id="666" w:author="Geoff Hook" w:date="2016-10-04T14:17:00Z"/>
          <w:rFonts w:cstheme="minorBidi"/>
          <w:noProof/>
          <w:sz w:val="22"/>
          <w:szCs w:val="22"/>
          <w:lang w:val="en-GB" w:eastAsia="en-GB"/>
        </w:rPr>
      </w:pPr>
      <w:del w:id="667" w:author="Geoff Hook" w:date="2016-10-04T14:17:00Z">
        <w:r w:rsidDel="000F3093">
          <w:rPr>
            <w:noProof/>
          </w:rPr>
          <w:delText>5.4.3</w:delText>
        </w:r>
        <w:r w:rsidDel="000F3093">
          <w:rPr>
            <w:rFonts w:cstheme="minorBidi"/>
            <w:noProof/>
            <w:sz w:val="22"/>
            <w:szCs w:val="22"/>
            <w:lang w:val="en-GB" w:eastAsia="en-GB"/>
          </w:rPr>
          <w:tab/>
        </w:r>
        <w:r w:rsidDel="000F3093">
          <w:rPr>
            <w:noProof/>
          </w:rPr>
          <w:delText>Identification of simulation parameters</w:delText>
        </w:r>
        <w:r w:rsidDel="000F3093">
          <w:rPr>
            <w:noProof/>
          </w:rPr>
          <w:tab/>
          <w:delText>31</w:delText>
        </w:r>
      </w:del>
    </w:p>
    <w:p w:rsidR="00C9104C" w:rsidDel="000F3093" w:rsidRDefault="00C9104C">
      <w:pPr>
        <w:pStyle w:val="TOC4"/>
        <w:tabs>
          <w:tab w:val="left" w:pos="1760"/>
          <w:tab w:val="right" w:leader="dot" w:pos="9962"/>
        </w:tabs>
        <w:rPr>
          <w:del w:id="668" w:author="Geoff Hook" w:date="2016-10-04T14:17:00Z"/>
          <w:rFonts w:cstheme="minorBidi"/>
          <w:noProof/>
          <w:sz w:val="22"/>
          <w:szCs w:val="22"/>
          <w:lang w:val="en-GB" w:eastAsia="en-GB"/>
        </w:rPr>
      </w:pPr>
      <w:del w:id="669" w:author="Geoff Hook" w:date="2016-10-04T14:17:00Z">
        <w:r w:rsidDel="000F3093">
          <w:rPr>
            <w:noProof/>
          </w:rPr>
          <w:delText>5.4.3.1</w:delText>
        </w:r>
        <w:r w:rsidDel="000F3093">
          <w:rPr>
            <w:rFonts w:cstheme="minorBidi"/>
            <w:noProof/>
            <w:sz w:val="22"/>
            <w:szCs w:val="22"/>
            <w:lang w:val="en-GB" w:eastAsia="en-GB"/>
          </w:rPr>
          <w:tab/>
        </w:r>
        <w:r w:rsidDel="000F3093">
          <w:rPr>
            <w:noProof/>
          </w:rPr>
          <w:delText>Activity Durations</w:delText>
        </w:r>
        <w:r w:rsidDel="000F3093">
          <w:rPr>
            <w:noProof/>
          </w:rPr>
          <w:tab/>
          <w:delText>31</w:delText>
        </w:r>
      </w:del>
    </w:p>
    <w:p w:rsidR="00C9104C" w:rsidDel="000F3093" w:rsidRDefault="00C9104C">
      <w:pPr>
        <w:pStyle w:val="TOC4"/>
        <w:tabs>
          <w:tab w:val="left" w:pos="1760"/>
          <w:tab w:val="right" w:leader="dot" w:pos="9962"/>
        </w:tabs>
        <w:rPr>
          <w:del w:id="670" w:author="Geoff Hook" w:date="2016-10-04T14:17:00Z"/>
          <w:rFonts w:cstheme="minorBidi"/>
          <w:noProof/>
          <w:sz w:val="22"/>
          <w:szCs w:val="22"/>
          <w:lang w:val="en-GB" w:eastAsia="en-GB"/>
        </w:rPr>
      </w:pPr>
      <w:del w:id="671" w:author="Geoff Hook" w:date="2016-10-04T14:17:00Z">
        <w:r w:rsidDel="000F3093">
          <w:rPr>
            <w:noProof/>
          </w:rPr>
          <w:delText>5.4.3.2</w:delText>
        </w:r>
        <w:r w:rsidDel="000F3093">
          <w:rPr>
            <w:rFonts w:cstheme="minorBidi"/>
            <w:noProof/>
            <w:sz w:val="22"/>
            <w:szCs w:val="22"/>
            <w:lang w:val="en-GB" w:eastAsia="en-GB"/>
          </w:rPr>
          <w:tab/>
        </w:r>
        <w:r w:rsidDel="000F3093">
          <w:rPr>
            <w:noProof/>
          </w:rPr>
          <w:delText>Results requested</w:delText>
        </w:r>
        <w:r w:rsidDel="000F3093">
          <w:rPr>
            <w:noProof/>
          </w:rPr>
          <w:tab/>
          <w:delText>32</w:delText>
        </w:r>
      </w:del>
    </w:p>
    <w:p w:rsidR="00C9104C" w:rsidDel="000F3093" w:rsidRDefault="00C9104C">
      <w:pPr>
        <w:pStyle w:val="TOC3"/>
        <w:tabs>
          <w:tab w:val="left" w:pos="1320"/>
          <w:tab w:val="right" w:leader="dot" w:pos="9962"/>
        </w:tabs>
        <w:rPr>
          <w:del w:id="672" w:author="Geoff Hook" w:date="2016-10-04T14:17:00Z"/>
          <w:rFonts w:cstheme="minorBidi"/>
          <w:noProof/>
          <w:sz w:val="22"/>
          <w:szCs w:val="22"/>
          <w:lang w:val="en-GB" w:eastAsia="en-GB"/>
        </w:rPr>
      </w:pPr>
      <w:del w:id="673" w:author="Geoff Hook" w:date="2016-10-04T14:17:00Z">
        <w:r w:rsidDel="000F3093">
          <w:rPr>
            <w:noProof/>
          </w:rPr>
          <w:delText>5.4.4</w:delText>
        </w:r>
        <w:r w:rsidDel="000F3093">
          <w:rPr>
            <w:rFonts w:cstheme="minorBidi"/>
            <w:noProof/>
            <w:sz w:val="22"/>
            <w:szCs w:val="22"/>
            <w:lang w:val="en-GB" w:eastAsia="en-GB"/>
          </w:rPr>
          <w:tab/>
        </w:r>
        <w:r w:rsidDel="000F3093">
          <w:rPr>
            <w:noProof/>
          </w:rPr>
          <w:delText>How the model provides for that data to be captured</w:delText>
        </w:r>
        <w:r w:rsidDel="000F3093">
          <w:rPr>
            <w:noProof/>
          </w:rPr>
          <w:tab/>
          <w:delText>32</w:delText>
        </w:r>
      </w:del>
    </w:p>
    <w:p w:rsidR="00C9104C" w:rsidDel="000F3093" w:rsidRDefault="00C9104C">
      <w:pPr>
        <w:pStyle w:val="TOC3"/>
        <w:tabs>
          <w:tab w:val="left" w:pos="1320"/>
          <w:tab w:val="right" w:leader="dot" w:pos="9962"/>
        </w:tabs>
        <w:rPr>
          <w:del w:id="674" w:author="Geoff Hook" w:date="2016-10-04T14:17:00Z"/>
          <w:rFonts w:cstheme="minorBidi"/>
          <w:noProof/>
          <w:sz w:val="22"/>
          <w:szCs w:val="22"/>
          <w:lang w:val="en-GB" w:eastAsia="en-GB"/>
        </w:rPr>
      </w:pPr>
      <w:del w:id="675" w:author="Geoff Hook" w:date="2016-10-04T14:17:00Z">
        <w:r w:rsidDel="000F3093">
          <w:rPr>
            <w:noProof/>
          </w:rPr>
          <w:delText>5.4.5</w:delText>
        </w:r>
        <w:r w:rsidDel="000F3093">
          <w:rPr>
            <w:rFonts w:cstheme="minorBidi"/>
            <w:noProof/>
            <w:sz w:val="22"/>
            <w:szCs w:val="22"/>
            <w:lang w:val="en-GB" w:eastAsia="en-GB"/>
          </w:rPr>
          <w:tab/>
        </w:r>
        <w:r w:rsidDel="000F3093">
          <w:rPr>
            <w:noProof/>
          </w:rPr>
          <w:delText>Conclusion and further investigations</w:delText>
        </w:r>
        <w:r w:rsidDel="000F3093">
          <w:rPr>
            <w:noProof/>
          </w:rPr>
          <w:tab/>
          <w:delText>32</w:delText>
        </w:r>
      </w:del>
    </w:p>
    <w:p w:rsidR="00C9104C" w:rsidDel="000F3093" w:rsidRDefault="00C9104C">
      <w:pPr>
        <w:pStyle w:val="TOC2"/>
        <w:tabs>
          <w:tab w:val="left" w:pos="880"/>
          <w:tab w:val="right" w:leader="dot" w:pos="9962"/>
        </w:tabs>
        <w:rPr>
          <w:del w:id="676" w:author="Geoff Hook" w:date="2016-10-04T14:17:00Z"/>
          <w:rFonts w:cstheme="minorBidi"/>
          <w:noProof/>
          <w:sz w:val="22"/>
          <w:szCs w:val="22"/>
          <w:lang w:val="en-GB" w:eastAsia="en-GB"/>
        </w:rPr>
      </w:pPr>
      <w:del w:id="677" w:author="Geoff Hook" w:date="2016-10-04T14:17:00Z">
        <w:r w:rsidDel="000F3093">
          <w:rPr>
            <w:noProof/>
          </w:rPr>
          <w:delText>5.5</w:delText>
        </w:r>
        <w:r w:rsidDel="000F3093">
          <w:rPr>
            <w:rFonts w:cstheme="minorBidi"/>
            <w:noProof/>
            <w:sz w:val="22"/>
            <w:szCs w:val="22"/>
            <w:lang w:val="en-GB" w:eastAsia="en-GB"/>
          </w:rPr>
          <w:tab/>
        </w:r>
        <w:r w:rsidDel="000F3093">
          <w:rPr>
            <w:noProof/>
          </w:rPr>
          <w:delText>Simulation scenario 3: Explore resource perspective</w:delText>
        </w:r>
        <w:r w:rsidDel="000F3093">
          <w:rPr>
            <w:noProof/>
          </w:rPr>
          <w:tab/>
          <w:delText>32</w:delText>
        </w:r>
      </w:del>
    </w:p>
    <w:p w:rsidR="00C9104C" w:rsidDel="000F3093" w:rsidRDefault="00C9104C">
      <w:pPr>
        <w:pStyle w:val="TOC3"/>
        <w:tabs>
          <w:tab w:val="left" w:pos="1320"/>
          <w:tab w:val="right" w:leader="dot" w:pos="9962"/>
        </w:tabs>
        <w:rPr>
          <w:del w:id="678" w:author="Geoff Hook" w:date="2016-10-04T14:17:00Z"/>
          <w:rFonts w:cstheme="minorBidi"/>
          <w:noProof/>
          <w:sz w:val="22"/>
          <w:szCs w:val="22"/>
          <w:lang w:val="en-GB" w:eastAsia="en-GB"/>
        </w:rPr>
      </w:pPr>
      <w:del w:id="679" w:author="Geoff Hook" w:date="2016-10-04T14:17:00Z">
        <w:r w:rsidDel="000F3093">
          <w:rPr>
            <w:noProof/>
          </w:rPr>
          <w:delText>5.5.1</w:delText>
        </w:r>
        <w:r w:rsidDel="000F3093">
          <w:rPr>
            <w:rFonts w:cstheme="minorBidi"/>
            <w:noProof/>
            <w:sz w:val="22"/>
            <w:szCs w:val="22"/>
            <w:lang w:val="en-GB" w:eastAsia="en-GB"/>
          </w:rPr>
          <w:tab/>
        </w:r>
        <w:r w:rsidDel="000F3093">
          <w:rPr>
            <w:noProof/>
          </w:rPr>
          <w:delText>Goals</w:delText>
        </w:r>
        <w:r w:rsidDel="000F3093">
          <w:rPr>
            <w:noProof/>
          </w:rPr>
          <w:tab/>
          <w:delText>32</w:delText>
        </w:r>
      </w:del>
    </w:p>
    <w:p w:rsidR="00C9104C" w:rsidDel="000F3093" w:rsidRDefault="00C9104C">
      <w:pPr>
        <w:pStyle w:val="TOC3"/>
        <w:tabs>
          <w:tab w:val="left" w:pos="1320"/>
          <w:tab w:val="right" w:leader="dot" w:pos="9962"/>
        </w:tabs>
        <w:rPr>
          <w:del w:id="680" w:author="Geoff Hook" w:date="2016-10-04T14:17:00Z"/>
          <w:rFonts w:cstheme="minorBidi"/>
          <w:noProof/>
          <w:sz w:val="22"/>
          <w:szCs w:val="22"/>
          <w:lang w:val="en-GB" w:eastAsia="en-GB"/>
        </w:rPr>
      </w:pPr>
      <w:del w:id="681" w:author="Geoff Hook" w:date="2016-10-04T14:17:00Z">
        <w:r w:rsidDel="000F3093">
          <w:rPr>
            <w:noProof/>
          </w:rPr>
          <w:delText>5.5.2</w:delText>
        </w:r>
        <w:r w:rsidDel="000F3093">
          <w:rPr>
            <w:rFonts w:cstheme="minorBidi"/>
            <w:noProof/>
            <w:sz w:val="22"/>
            <w:szCs w:val="22"/>
            <w:lang w:val="en-GB" w:eastAsia="en-GB"/>
          </w:rPr>
          <w:tab/>
        </w:r>
        <w:r w:rsidDel="000F3093">
          <w:rPr>
            <w:noProof/>
          </w:rPr>
          <w:delText>Identification of simulation parameters</w:delText>
        </w:r>
        <w:r w:rsidDel="000F3093">
          <w:rPr>
            <w:noProof/>
          </w:rPr>
          <w:tab/>
          <w:delText>32</w:delText>
        </w:r>
      </w:del>
    </w:p>
    <w:p w:rsidR="00C9104C" w:rsidDel="000F3093" w:rsidRDefault="00C9104C">
      <w:pPr>
        <w:pStyle w:val="TOC4"/>
        <w:tabs>
          <w:tab w:val="left" w:pos="1760"/>
          <w:tab w:val="right" w:leader="dot" w:pos="9962"/>
        </w:tabs>
        <w:rPr>
          <w:del w:id="682" w:author="Geoff Hook" w:date="2016-10-04T14:17:00Z"/>
          <w:rFonts w:cstheme="minorBidi"/>
          <w:noProof/>
          <w:sz w:val="22"/>
          <w:szCs w:val="22"/>
          <w:lang w:val="en-GB" w:eastAsia="en-GB"/>
        </w:rPr>
      </w:pPr>
      <w:del w:id="683" w:author="Geoff Hook" w:date="2016-10-04T14:17:00Z">
        <w:r w:rsidDel="000F3093">
          <w:rPr>
            <w:noProof/>
          </w:rPr>
          <w:delText>5.5.2.1</w:delText>
        </w:r>
        <w:r w:rsidDel="000F3093">
          <w:rPr>
            <w:rFonts w:cstheme="minorBidi"/>
            <w:noProof/>
            <w:sz w:val="22"/>
            <w:szCs w:val="22"/>
            <w:lang w:val="en-GB" w:eastAsia="en-GB"/>
          </w:rPr>
          <w:tab/>
        </w:r>
        <w:r w:rsidDel="000F3093">
          <w:rPr>
            <w:noProof/>
          </w:rPr>
          <w:delText>Process Triggers</w:delText>
        </w:r>
        <w:r w:rsidDel="000F3093">
          <w:rPr>
            <w:noProof/>
          </w:rPr>
          <w:tab/>
          <w:delText>32</w:delText>
        </w:r>
      </w:del>
    </w:p>
    <w:p w:rsidR="00C9104C" w:rsidDel="000F3093" w:rsidRDefault="00C9104C">
      <w:pPr>
        <w:pStyle w:val="TOC4"/>
        <w:tabs>
          <w:tab w:val="left" w:pos="1760"/>
          <w:tab w:val="right" w:leader="dot" w:pos="9962"/>
        </w:tabs>
        <w:rPr>
          <w:del w:id="684" w:author="Geoff Hook" w:date="2016-10-04T14:17:00Z"/>
          <w:rFonts w:cstheme="minorBidi"/>
          <w:noProof/>
          <w:sz w:val="22"/>
          <w:szCs w:val="22"/>
          <w:lang w:val="en-GB" w:eastAsia="en-GB"/>
        </w:rPr>
      </w:pPr>
      <w:del w:id="685" w:author="Geoff Hook" w:date="2016-10-04T14:17:00Z">
        <w:r w:rsidDel="000F3093">
          <w:rPr>
            <w:noProof/>
          </w:rPr>
          <w:delText>5.5.2.2</w:delText>
        </w:r>
        <w:r w:rsidDel="000F3093">
          <w:rPr>
            <w:rFonts w:cstheme="minorBidi"/>
            <w:noProof/>
            <w:sz w:val="22"/>
            <w:szCs w:val="22"/>
            <w:lang w:val="en-GB" w:eastAsia="en-GB"/>
          </w:rPr>
          <w:tab/>
        </w:r>
        <w:r w:rsidDel="000F3093">
          <w:rPr>
            <w:noProof/>
          </w:rPr>
          <w:delText>Resources</w:delText>
        </w:r>
        <w:r w:rsidDel="000F3093">
          <w:rPr>
            <w:noProof/>
          </w:rPr>
          <w:tab/>
          <w:delText>33</w:delText>
        </w:r>
      </w:del>
    </w:p>
    <w:p w:rsidR="00C9104C" w:rsidDel="000F3093" w:rsidRDefault="00C9104C">
      <w:pPr>
        <w:pStyle w:val="TOC3"/>
        <w:tabs>
          <w:tab w:val="left" w:pos="1320"/>
          <w:tab w:val="right" w:leader="dot" w:pos="9962"/>
        </w:tabs>
        <w:rPr>
          <w:del w:id="686" w:author="Geoff Hook" w:date="2016-10-04T14:17:00Z"/>
          <w:rFonts w:cstheme="minorBidi"/>
          <w:noProof/>
          <w:sz w:val="22"/>
          <w:szCs w:val="22"/>
          <w:lang w:val="en-GB" w:eastAsia="en-GB"/>
        </w:rPr>
      </w:pPr>
      <w:del w:id="687" w:author="Geoff Hook" w:date="2016-10-04T14:17:00Z">
        <w:r w:rsidDel="000F3093">
          <w:rPr>
            <w:noProof/>
          </w:rPr>
          <w:delText>5.5.3</w:delText>
        </w:r>
        <w:r w:rsidDel="000F3093">
          <w:rPr>
            <w:rFonts w:cstheme="minorBidi"/>
            <w:noProof/>
            <w:sz w:val="22"/>
            <w:szCs w:val="22"/>
            <w:lang w:val="en-GB" w:eastAsia="en-GB"/>
          </w:rPr>
          <w:tab/>
        </w:r>
        <w:r w:rsidDel="000F3093">
          <w:rPr>
            <w:noProof/>
          </w:rPr>
          <w:delText>How the model provides for that data to be captured</w:delText>
        </w:r>
        <w:r w:rsidDel="000F3093">
          <w:rPr>
            <w:noProof/>
          </w:rPr>
          <w:tab/>
          <w:delText>33</w:delText>
        </w:r>
      </w:del>
    </w:p>
    <w:p w:rsidR="00C9104C" w:rsidDel="000F3093" w:rsidRDefault="00C9104C">
      <w:pPr>
        <w:pStyle w:val="TOC4"/>
        <w:tabs>
          <w:tab w:val="left" w:pos="1760"/>
          <w:tab w:val="right" w:leader="dot" w:pos="9962"/>
        </w:tabs>
        <w:rPr>
          <w:del w:id="688" w:author="Geoff Hook" w:date="2016-10-04T14:17:00Z"/>
          <w:rFonts w:cstheme="minorBidi"/>
          <w:noProof/>
          <w:sz w:val="22"/>
          <w:szCs w:val="22"/>
          <w:lang w:val="en-GB" w:eastAsia="en-GB"/>
        </w:rPr>
      </w:pPr>
      <w:del w:id="689" w:author="Geoff Hook" w:date="2016-10-04T14:17:00Z">
        <w:r w:rsidDel="000F3093">
          <w:rPr>
            <w:noProof/>
          </w:rPr>
          <w:lastRenderedPageBreak/>
          <w:delText>5.5.3.1</w:delText>
        </w:r>
        <w:r w:rsidDel="000F3093">
          <w:rPr>
            <w:rFonts w:cstheme="minorBidi"/>
            <w:noProof/>
            <w:sz w:val="22"/>
            <w:szCs w:val="22"/>
            <w:lang w:val="en-GB" w:eastAsia="en-GB"/>
          </w:rPr>
          <w:tab/>
        </w:r>
        <w:r w:rsidDel="000F3093">
          <w:rPr>
            <w:noProof/>
          </w:rPr>
          <w:delText>Define Calendars for use by the scenario</w:delText>
        </w:r>
        <w:r w:rsidDel="000F3093">
          <w:rPr>
            <w:noProof/>
          </w:rPr>
          <w:tab/>
          <w:delText>34</w:delText>
        </w:r>
      </w:del>
    </w:p>
    <w:p w:rsidR="00C9104C" w:rsidDel="000F3093" w:rsidRDefault="00C9104C">
      <w:pPr>
        <w:pStyle w:val="TOC4"/>
        <w:tabs>
          <w:tab w:val="left" w:pos="1760"/>
          <w:tab w:val="right" w:leader="dot" w:pos="9962"/>
        </w:tabs>
        <w:rPr>
          <w:del w:id="690" w:author="Geoff Hook" w:date="2016-10-04T14:17:00Z"/>
          <w:rFonts w:cstheme="minorBidi"/>
          <w:noProof/>
          <w:sz w:val="22"/>
          <w:szCs w:val="22"/>
          <w:lang w:val="en-GB" w:eastAsia="en-GB"/>
        </w:rPr>
      </w:pPr>
      <w:del w:id="691" w:author="Geoff Hook" w:date="2016-10-04T14:17:00Z">
        <w:r w:rsidDel="000F3093">
          <w:rPr>
            <w:noProof/>
          </w:rPr>
          <w:delText>5.5.3.2</w:delText>
        </w:r>
        <w:r w:rsidDel="000F3093">
          <w:rPr>
            <w:rFonts w:cstheme="minorBidi"/>
            <w:noProof/>
            <w:sz w:val="22"/>
            <w:szCs w:val="22"/>
            <w:lang w:val="en-GB" w:eastAsia="en-GB"/>
          </w:rPr>
          <w:tab/>
        </w:r>
        <w:r w:rsidDel="000F3093">
          <w:rPr>
            <w:noProof/>
          </w:rPr>
          <w:delText>Add parameters controlling the resources’ availability and start event inter trigger associated with calendars</w:delText>
        </w:r>
        <w:r w:rsidDel="000F3093">
          <w:rPr>
            <w:noProof/>
          </w:rPr>
          <w:tab/>
          <w:delText>35</w:delText>
        </w:r>
      </w:del>
    </w:p>
    <w:p w:rsidR="00C9104C" w:rsidDel="000F3093" w:rsidRDefault="00C9104C">
      <w:pPr>
        <w:pStyle w:val="TOC4"/>
        <w:tabs>
          <w:tab w:val="left" w:pos="1760"/>
          <w:tab w:val="right" w:leader="dot" w:pos="9962"/>
        </w:tabs>
        <w:rPr>
          <w:del w:id="692" w:author="Geoff Hook" w:date="2016-10-04T14:17:00Z"/>
          <w:rFonts w:cstheme="minorBidi"/>
          <w:noProof/>
          <w:sz w:val="22"/>
          <w:szCs w:val="22"/>
          <w:lang w:val="en-GB" w:eastAsia="en-GB"/>
        </w:rPr>
      </w:pPr>
      <w:del w:id="693" w:author="Geoff Hook" w:date="2016-10-04T14:17:00Z">
        <w:r w:rsidDel="000F3093">
          <w:rPr>
            <w:noProof/>
          </w:rPr>
          <w:delText>5.5.3.3</w:delText>
        </w:r>
        <w:r w:rsidDel="000F3093">
          <w:rPr>
            <w:rFonts w:cstheme="minorBidi"/>
            <w:noProof/>
            <w:sz w:val="22"/>
            <w:szCs w:val="22"/>
            <w:lang w:val="en-GB" w:eastAsia="en-GB"/>
          </w:rPr>
          <w:tab/>
        </w:r>
        <w:r w:rsidDel="000F3093">
          <w:rPr>
            <w:noProof/>
          </w:rPr>
          <w:delText>Result requests</w:delText>
        </w:r>
        <w:r w:rsidDel="000F3093">
          <w:rPr>
            <w:noProof/>
          </w:rPr>
          <w:tab/>
          <w:delText>36</w:delText>
        </w:r>
      </w:del>
    </w:p>
    <w:p w:rsidR="00C9104C" w:rsidDel="000F3093" w:rsidRDefault="00C9104C">
      <w:pPr>
        <w:pStyle w:val="TOC3"/>
        <w:tabs>
          <w:tab w:val="left" w:pos="1320"/>
          <w:tab w:val="right" w:leader="dot" w:pos="9962"/>
        </w:tabs>
        <w:rPr>
          <w:del w:id="694" w:author="Geoff Hook" w:date="2016-10-04T14:17:00Z"/>
          <w:rFonts w:cstheme="minorBidi"/>
          <w:noProof/>
          <w:sz w:val="22"/>
          <w:szCs w:val="22"/>
          <w:lang w:val="en-GB" w:eastAsia="en-GB"/>
        </w:rPr>
      </w:pPr>
      <w:del w:id="695" w:author="Geoff Hook" w:date="2016-10-04T14:17:00Z">
        <w:r w:rsidDel="000F3093">
          <w:rPr>
            <w:noProof/>
          </w:rPr>
          <w:delText>5.5.4</w:delText>
        </w:r>
        <w:r w:rsidDel="000F3093">
          <w:rPr>
            <w:rFonts w:cstheme="minorBidi"/>
            <w:noProof/>
            <w:sz w:val="22"/>
            <w:szCs w:val="22"/>
            <w:lang w:val="en-GB" w:eastAsia="en-GB"/>
          </w:rPr>
          <w:tab/>
        </w:r>
        <w:r w:rsidDel="000F3093">
          <w:rPr>
            <w:noProof/>
          </w:rPr>
          <w:delText>Conclusions and further investigations</w:delText>
        </w:r>
        <w:r w:rsidDel="000F3093">
          <w:rPr>
            <w:noProof/>
          </w:rPr>
          <w:tab/>
          <w:delText>37</w:delText>
        </w:r>
      </w:del>
    </w:p>
    <w:p w:rsidR="00C9104C" w:rsidDel="000F3093" w:rsidRDefault="00C9104C">
      <w:pPr>
        <w:pStyle w:val="TOC1"/>
        <w:tabs>
          <w:tab w:val="left" w:pos="480"/>
          <w:tab w:val="right" w:leader="dot" w:pos="9962"/>
        </w:tabs>
        <w:rPr>
          <w:del w:id="696" w:author="Geoff Hook" w:date="2016-10-04T14:17:00Z"/>
          <w:rFonts w:cstheme="minorBidi"/>
          <w:noProof/>
          <w:sz w:val="22"/>
          <w:szCs w:val="22"/>
          <w:lang w:val="en-GB" w:eastAsia="en-GB"/>
        </w:rPr>
      </w:pPr>
      <w:del w:id="697" w:author="Geoff Hook" w:date="2016-10-04T14:17:00Z">
        <w:r w:rsidDel="000F3093">
          <w:rPr>
            <w:noProof/>
          </w:rPr>
          <w:delText>6</w:delText>
        </w:r>
        <w:r w:rsidDel="000F3093">
          <w:rPr>
            <w:rFonts w:cstheme="minorBidi"/>
            <w:noProof/>
            <w:sz w:val="22"/>
            <w:szCs w:val="22"/>
            <w:lang w:val="en-GB" w:eastAsia="en-GB"/>
          </w:rPr>
          <w:tab/>
        </w:r>
        <w:r w:rsidDel="000F3093">
          <w:rPr>
            <w:noProof/>
          </w:rPr>
          <w:delText>Serialization examples</w:delText>
        </w:r>
        <w:r w:rsidDel="000F3093">
          <w:rPr>
            <w:noProof/>
          </w:rPr>
          <w:tab/>
          <w:delText>38</w:delText>
        </w:r>
      </w:del>
    </w:p>
    <w:p w:rsidR="00C9104C" w:rsidDel="000F3093" w:rsidRDefault="00C9104C">
      <w:pPr>
        <w:pStyle w:val="TOC2"/>
        <w:tabs>
          <w:tab w:val="left" w:pos="880"/>
          <w:tab w:val="right" w:leader="dot" w:pos="9962"/>
        </w:tabs>
        <w:rPr>
          <w:del w:id="698" w:author="Geoff Hook" w:date="2016-10-04T14:17:00Z"/>
          <w:rFonts w:cstheme="minorBidi"/>
          <w:noProof/>
          <w:sz w:val="22"/>
          <w:szCs w:val="22"/>
          <w:lang w:val="en-GB" w:eastAsia="en-GB"/>
        </w:rPr>
      </w:pPr>
      <w:del w:id="699" w:author="Geoff Hook" w:date="2016-10-04T14:17:00Z">
        <w:r w:rsidDel="000F3093">
          <w:rPr>
            <w:noProof/>
          </w:rPr>
          <w:delText>6.1</w:delText>
        </w:r>
        <w:r w:rsidDel="000F3093">
          <w:rPr>
            <w:rFonts w:cstheme="minorBidi"/>
            <w:noProof/>
            <w:sz w:val="22"/>
            <w:szCs w:val="22"/>
            <w:lang w:val="en-GB" w:eastAsia="en-GB"/>
          </w:rPr>
          <w:tab/>
        </w:r>
        <w:r w:rsidDel="000F3093">
          <w:rPr>
            <w:noProof/>
          </w:rPr>
          <w:delText>Time Parameters</w:delText>
        </w:r>
        <w:r w:rsidDel="000F3093">
          <w:rPr>
            <w:noProof/>
          </w:rPr>
          <w:tab/>
          <w:delText>38</w:delText>
        </w:r>
      </w:del>
    </w:p>
    <w:p w:rsidR="00C9104C" w:rsidDel="000F3093" w:rsidRDefault="00C9104C">
      <w:pPr>
        <w:pStyle w:val="TOC3"/>
        <w:tabs>
          <w:tab w:val="left" w:pos="1320"/>
          <w:tab w:val="right" w:leader="dot" w:pos="9962"/>
        </w:tabs>
        <w:rPr>
          <w:del w:id="700" w:author="Geoff Hook" w:date="2016-10-04T14:17:00Z"/>
          <w:rFonts w:cstheme="minorBidi"/>
          <w:noProof/>
          <w:sz w:val="22"/>
          <w:szCs w:val="22"/>
          <w:lang w:val="en-GB" w:eastAsia="en-GB"/>
        </w:rPr>
      </w:pPr>
      <w:del w:id="701" w:author="Geoff Hook" w:date="2016-10-04T14:17:00Z">
        <w:r w:rsidDel="000F3093">
          <w:rPr>
            <w:noProof/>
          </w:rPr>
          <w:delText>6.1.1</w:delText>
        </w:r>
        <w:r w:rsidDel="000F3093">
          <w:rPr>
            <w:rFonts w:cstheme="minorBidi"/>
            <w:noProof/>
            <w:sz w:val="22"/>
            <w:szCs w:val="22"/>
            <w:lang w:val="en-GB" w:eastAsia="en-GB"/>
          </w:rPr>
          <w:tab/>
        </w:r>
        <w:r w:rsidDel="000F3093">
          <w:rPr>
            <w:noProof/>
          </w:rPr>
          <w:delText>Duration</w:delText>
        </w:r>
        <w:r w:rsidDel="000F3093">
          <w:rPr>
            <w:noProof/>
          </w:rPr>
          <w:tab/>
          <w:delText>38</w:delText>
        </w:r>
      </w:del>
    </w:p>
    <w:p w:rsidR="00C9104C" w:rsidDel="000F3093" w:rsidRDefault="00C9104C">
      <w:pPr>
        <w:pStyle w:val="TOC3"/>
        <w:tabs>
          <w:tab w:val="left" w:pos="1320"/>
          <w:tab w:val="right" w:leader="dot" w:pos="9962"/>
        </w:tabs>
        <w:rPr>
          <w:del w:id="702" w:author="Geoff Hook" w:date="2016-10-04T14:17:00Z"/>
          <w:rFonts w:cstheme="minorBidi"/>
          <w:noProof/>
          <w:sz w:val="22"/>
          <w:szCs w:val="22"/>
          <w:lang w:val="en-GB" w:eastAsia="en-GB"/>
        </w:rPr>
      </w:pPr>
      <w:del w:id="703" w:author="Geoff Hook" w:date="2016-10-04T14:17:00Z">
        <w:r w:rsidDel="000F3093">
          <w:rPr>
            <w:noProof/>
          </w:rPr>
          <w:delText>6.1.2</w:delText>
        </w:r>
        <w:r w:rsidDel="000F3093">
          <w:rPr>
            <w:rFonts w:cstheme="minorBidi"/>
            <w:noProof/>
            <w:sz w:val="22"/>
            <w:szCs w:val="22"/>
            <w:lang w:val="en-GB" w:eastAsia="en-GB"/>
          </w:rPr>
          <w:tab/>
        </w:r>
        <w:r w:rsidDel="000F3093">
          <w:rPr>
            <w:noProof/>
          </w:rPr>
          <w:delText>Lag Time</w:delText>
        </w:r>
        <w:r w:rsidDel="000F3093">
          <w:rPr>
            <w:noProof/>
          </w:rPr>
          <w:tab/>
          <w:delText>38</w:delText>
        </w:r>
      </w:del>
    </w:p>
    <w:p w:rsidR="00C9104C" w:rsidDel="000F3093" w:rsidRDefault="00C9104C">
      <w:pPr>
        <w:pStyle w:val="TOC2"/>
        <w:tabs>
          <w:tab w:val="left" w:pos="880"/>
          <w:tab w:val="right" w:leader="dot" w:pos="9962"/>
        </w:tabs>
        <w:rPr>
          <w:del w:id="704" w:author="Geoff Hook" w:date="2016-10-04T14:17:00Z"/>
          <w:rFonts w:cstheme="minorBidi"/>
          <w:noProof/>
          <w:sz w:val="22"/>
          <w:szCs w:val="22"/>
          <w:lang w:val="en-GB" w:eastAsia="en-GB"/>
        </w:rPr>
      </w:pPr>
      <w:del w:id="705" w:author="Geoff Hook" w:date="2016-10-04T14:17:00Z">
        <w:r w:rsidDel="000F3093">
          <w:rPr>
            <w:noProof/>
          </w:rPr>
          <w:delText>6.2</w:delText>
        </w:r>
        <w:r w:rsidDel="000F3093">
          <w:rPr>
            <w:rFonts w:cstheme="minorBidi"/>
            <w:noProof/>
            <w:sz w:val="22"/>
            <w:szCs w:val="22"/>
            <w:lang w:val="en-GB" w:eastAsia="en-GB"/>
          </w:rPr>
          <w:tab/>
        </w:r>
        <w:r w:rsidDel="000F3093">
          <w:rPr>
            <w:noProof/>
          </w:rPr>
          <w:delText>Control Parameters</w:delText>
        </w:r>
        <w:r w:rsidDel="000F3093">
          <w:rPr>
            <w:noProof/>
          </w:rPr>
          <w:tab/>
          <w:delText>38</w:delText>
        </w:r>
      </w:del>
    </w:p>
    <w:p w:rsidR="00C9104C" w:rsidDel="000F3093" w:rsidRDefault="00C9104C">
      <w:pPr>
        <w:pStyle w:val="TOC3"/>
        <w:tabs>
          <w:tab w:val="left" w:pos="1320"/>
          <w:tab w:val="right" w:leader="dot" w:pos="9962"/>
        </w:tabs>
        <w:rPr>
          <w:del w:id="706" w:author="Geoff Hook" w:date="2016-10-04T14:17:00Z"/>
          <w:rFonts w:cstheme="minorBidi"/>
          <w:noProof/>
          <w:sz w:val="22"/>
          <w:szCs w:val="22"/>
          <w:lang w:val="en-GB" w:eastAsia="en-GB"/>
        </w:rPr>
      </w:pPr>
      <w:del w:id="707" w:author="Geoff Hook" w:date="2016-10-04T14:17:00Z">
        <w:r w:rsidDel="000F3093">
          <w:rPr>
            <w:noProof/>
          </w:rPr>
          <w:delText>6.2.1</w:delText>
        </w:r>
        <w:r w:rsidDel="000F3093">
          <w:rPr>
            <w:rFonts w:cstheme="minorBidi"/>
            <w:noProof/>
            <w:sz w:val="22"/>
            <w:szCs w:val="22"/>
            <w:lang w:val="en-GB" w:eastAsia="en-GB"/>
          </w:rPr>
          <w:tab/>
        </w:r>
        <w:r w:rsidDel="000F3093">
          <w:rPr>
            <w:noProof/>
          </w:rPr>
          <w:delText>Routing using Probabilities</w:delText>
        </w:r>
        <w:r w:rsidDel="000F3093">
          <w:rPr>
            <w:noProof/>
          </w:rPr>
          <w:tab/>
          <w:delText>38</w:delText>
        </w:r>
      </w:del>
    </w:p>
    <w:p w:rsidR="00C9104C" w:rsidDel="000F3093" w:rsidRDefault="00C9104C">
      <w:pPr>
        <w:pStyle w:val="TOC3"/>
        <w:tabs>
          <w:tab w:val="left" w:pos="1320"/>
          <w:tab w:val="right" w:leader="dot" w:pos="9962"/>
        </w:tabs>
        <w:rPr>
          <w:del w:id="708" w:author="Geoff Hook" w:date="2016-10-04T14:17:00Z"/>
          <w:rFonts w:cstheme="minorBidi"/>
          <w:noProof/>
          <w:sz w:val="22"/>
          <w:szCs w:val="22"/>
          <w:lang w:val="en-GB" w:eastAsia="en-GB"/>
        </w:rPr>
      </w:pPr>
      <w:del w:id="709" w:author="Geoff Hook" w:date="2016-10-04T14:17:00Z">
        <w:r w:rsidDel="000F3093">
          <w:rPr>
            <w:noProof/>
          </w:rPr>
          <w:delText>6.2.2</w:delText>
        </w:r>
        <w:r w:rsidDel="000F3093">
          <w:rPr>
            <w:rFonts w:cstheme="minorBidi"/>
            <w:noProof/>
            <w:sz w:val="22"/>
            <w:szCs w:val="22"/>
            <w:lang w:val="en-GB" w:eastAsia="en-GB"/>
          </w:rPr>
          <w:tab/>
        </w:r>
        <w:r w:rsidDel="000F3093">
          <w:rPr>
            <w:noProof/>
          </w:rPr>
          <w:delText>Control Process Instantiation</w:delText>
        </w:r>
        <w:r w:rsidDel="000F3093">
          <w:rPr>
            <w:noProof/>
          </w:rPr>
          <w:tab/>
          <w:delText>39</w:delText>
        </w:r>
      </w:del>
    </w:p>
    <w:p w:rsidR="00C9104C" w:rsidDel="000F3093" w:rsidRDefault="00C9104C">
      <w:pPr>
        <w:pStyle w:val="TOC2"/>
        <w:tabs>
          <w:tab w:val="left" w:pos="880"/>
          <w:tab w:val="right" w:leader="dot" w:pos="9962"/>
        </w:tabs>
        <w:rPr>
          <w:del w:id="710" w:author="Geoff Hook" w:date="2016-10-04T14:17:00Z"/>
          <w:rFonts w:cstheme="minorBidi"/>
          <w:noProof/>
          <w:sz w:val="22"/>
          <w:szCs w:val="22"/>
          <w:lang w:val="en-GB" w:eastAsia="en-GB"/>
        </w:rPr>
      </w:pPr>
      <w:del w:id="711" w:author="Geoff Hook" w:date="2016-10-04T14:17:00Z">
        <w:r w:rsidDel="000F3093">
          <w:rPr>
            <w:noProof/>
          </w:rPr>
          <w:delText>6.3</w:delText>
        </w:r>
        <w:r w:rsidDel="000F3093">
          <w:rPr>
            <w:rFonts w:cstheme="minorBidi"/>
            <w:noProof/>
            <w:sz w:val="22"/>
            <w:szCs w:val="22"/>
            <w:lang w:val="en-GB" w:eastAsia="en-GB"/>
          </w:rPr>
          <w:tab/>
        </w:r>
        <w:r w:rsidDel="000F3093">
          <w:rPr>
            <w:noProof/>
          </w:rPr>
          <w:delText>Using advanced parameterisation</w:delText>
        </w:r>
        <w:r w:rsidDel="000F3093">
          <w:rPr>
            <w:noProof/>
          </w:rPr>
          <w:tab/>
          <w:delText>40</w:delText>
        </w:r>
      </w:del>
    </w:p>
    <w:p w:rsidR="00C9104C" w:rsidDel="000F3093" w:rsidRDefault="00C9104C">
      <w:pPr>
        <w:pStyle w:val="TOC3"/>
        <w:tabs>
          <w:tab w:val="left" w:pos="1320"/>
          <w:tab w:val="right" w:leader="dot" w:pos="9962"/>
        </w:tabs>
        <w:rPr>
          <w:del w:id="712" w:author="Geoff Hook" w:date="2016-10-04T14:17:00Z"/>
          <w:rFonts w:cstheme="minorBidi"/>
          <w:noProof/>
          <w:sz w:val="22"/>
          <w:szCs w:val="22"/>
          <w:lang w:val="en-GB" w:eastAsia="en-GB"/>
        </w:rPr>
      </w:pPr>
      <w:del w:id="713" w:author="Geoff Hook" w:date="2016-10-04T14:17:00Z">
        <w:r w:rsidDel="000F3093">
          <w:rPr>
            <w:noProof/>
          </w:rPr>
          <w:delText>6.3.1</w:delText>
        </w:r>
        <w:r w:rsidDel="000F3093">
          <w:rPr>
            <w:rFonts w:cstheme="minorBidi"/>
            <w:noProof/>
            <w:sz w:val="22"/>
            <w:szCs w:val="22"/>
            <w:lang w:val="en-GB" w:eastAsia="en-GB"/>
          </w:rPr>
          <w:tab/>
        </w:r>
        <w:r w:rsidDel="000F3093">
          <w:rPr>
            <w:noProof/>
          </w:rPr>
          <w:delText>Distribution</w:delText>
        </w:r>
        <w:r w:rsidDel="000F3093">
          <w:rPr>
            <w:noProof/>
          </w:rPr>
          <w:tab/>
          <w:delText>40</w:delText>
        </w:r>
      </w:del>
    </w:p>
    <w:p w:rsidR="00C9104C" w:rsidDel="000F3093" w:rsidRDefault="00C9104C">
      <w:pPr>
        <w:pStyle w:val="TOC3"/>
        <w:tabs>
          <w:tab w:val="left" w:pos="1320"/>
          <w:tab w:val="right" w:leader="dot" w:pos="9962"/>
        </w:tabs>
        <w:rPr>
          <w:del w:id="714" w:author="Geoff Hook" w:date="2016-10-04T14:17:00Z"/>
          <w:rFonts w:cstheme="minorBidi"/>
          <w:noProof/>
          <w:sz w:val="22"/>
          <w:szCs w:val="22"/>
          <w:lang w:val="en-GB" w:eastAsia="en-GB"/>
        </w:rPr>
      </w:pPr>
      <w:del w:id="715" w:author="Geoff Hook" w:date="2016-10-04T14:17:00Z">
        <w:r w:rsidDel="000F3093">
          <w:rPr>
            <w:noProof/>
          </w:rPr>
          <w:delText>6.3.2</w:delText>
        </w:r>
        <w:r w:rsidDel="000F3093">
          <w:rPr>
            <w:rFonts w:cstheme="minorBidi"/>
            <w:noProof/>
            <w:sz w:val="22"/>
            <w:szCs w:val="22"/>
            <w:lang w:val="en-GB" w:eastAsia="en-GB"/>
          </w:rPr>
          <w:tab/>
        </w:r>
        <w:r w:rsidDel="000F3093">
          <w:rPr>
            <w:noProof/>
          </w:rPr>
          <w:delText>User Distribution</w:delText>
        </w:r>
        <w:r w:rsidDel="000F3093">
          <w:rPr>
            <w:noProof/>
          </w:rPr>
          <w:tab/>
          <w:delText>41</w:delText>
        </w:r>
      </w:del>
    </w:p>
    <w:p w:rsidR="00C9104C" w:rsidDel="000F3093" w:rsidRDefault="00C9104C">
      <w:pPr>
        <w:pStyle w:val="TOC3"/>
        <w:tabs>
          <w:tab w:val="left" w:pos="1320"/>
          <w:tab w:val="right" w:leader="dot" w:pos="9962"/>
        </w:tabs>
        <w:rPr>
          <w:del w:id="716" w:author="Geoff Hook" w:date="2016-10-04T14:17:00Z"/>
          <w:rFonts w:cstheme="minorBidi"/>
          <w:noProof/>
          <w:sz w:val="22"/>
          <w:szCs w:val="22"/>
          <w:lang w:val="en-GB" w:eastAsia="en-GB"/>
        </w:rPr>
      </w:pPr>
      <w:del w:id="717" w:author="Geoff Hook" w:date="2016-10-04T14:17:00Z">
        <w:r w:rsidDel="000F3093">
          <w:rPr>
            <w:noProof/>
          </w:rPr>
          <w:delText>6.3.3</w:delText>
        </w:r>
        <w:r w:rsidDel="000F3093">
          <w:rPr>
            <w:rFonts w:cstheme="minorBidi"/>
            <w:noProof/>
            <w:sz w:val="22"/>
            <w:szCs w:val="22"/>
            <w:lang w:val="en-GB" w:eastAsia="en-GB"/>
          </w:rPr>
          <w:tab/>
        </w:r>
        <w:r w:rsidDel="000F3093">
          <w:rPr>
            <w:noProof/>
          </w:rPr>
          <w:delText>Enumeration (historical data)</w:delText>
        </w:r>
        <w:r w:rsidDel="000F3093">
          <w:rPr>
            <w:noProof/>
          </w:rPr>
          <w:tab/>
          <w:delText>41</w:delText>
        </w:r>
      </w:del>
    </w:p>
    <w:p w:rsidR="00C9104C" w:rsidDel="000F3093" w:rsidRDefault="00C9104C">
      <w:pPr>
        <w:pStyle w:val="TOC2"/>
        <w:tabs>
          <w:tab w:val="left" w:pos="880"/>
          <w:tab w:val="right" w:leader="dot" w:pos="9962"/>
        </w:tabs>
        <w:rPr>
          <w:del w:id="718" w:author="Geoff Hook" w:date="2016-10-04T14:17:00Z"/>
          <w:rFonts w:cstheme="minorBidi"/>
          <w:noProof/>
          <w:sz w:val="22"/>
          <w:szCs w:val="22"/>
          <w:lang w:val="en-GB" w:eastAsia="en-GB"/>
        </w:rPr>
      </w:pPr>
      <w:del w:id="719" w:author="Geoff Hook" w:date="2016-10-04T14:17:00Z">
        <w:r w:rsidDel="000F3093">
          <w:rPr>
            <w:noProof/>
          </w:rPr>
          <w:delText>6.4</w:delText>
        </w:r>
        <w:r w:rsidDel="000F3093">
          <w:rPr>
            <w:rFonts w:cstheme="minorBidi"/>
            <w:noProof/>
            <w:sz w:val="22"/>
            <w:szCs w:val="22"/>
            <w:lang w:val="en-GB" w:eastAsia="en-GB"/>
          </w:rPr>
          <w:tab/>
        </w:r>
        <w:r w:rsidDel="000F3093">
          <w:rPr>
            <w:noProof/>
          </w:rPr>
          <w:delText>Using calendars</w:delText>
        </w:r>
        <w:r w:rsidDel="000F3093">
          <w:rPr>
            <w:noProof/>
          </w:rPr>
          <w:tab/>
          <w:delText>42</w:delText>
        </w:r>
      </w:del>
    </w:p>
    <w:p w:rsidR="00C9104C" w:rsidDel="000F3093" w:rsidRDefault="00C9104C">
      <w:pPr>
        <w:pStyle w:val="TOC2"/>
        <w:tabs>
          <w:tab w:val="left" w:pos="880"/>
          <w:tab w:val="right" w:leader="dot" w:pos="9962"/>
        </w:tabs>
        <w:rPr>
          <w:del w:id="720" w:author="Geoff Hook" w:date="2016-10-04T14:17:00Z"/>
          <w:rFonts w:cstheme="minorBidi"/>
          <w:noProof/>
          <w:sz w:val="22"/>
          <w:szCs w:val="22"/>
          <w:lang w:val="en-GB" w:eastAsia="en-GB"/>
        </w:rPr>
      </w:pPr>
      <w:del w:id="721" w:author="Geoff Hook" w:date="2016-10-04T14:17:00Z">
        <w:r w:rsidDel="000F3093">
          <w:rPr>
            <w:noProof/>
          </w:rPr>
          <w:delText>6.5</w:delText>
        </w:r>
        <w:r w:rsidDel="000F3093">
          <w:rPr>
            <w:rFonts w:cstheme="minorBidi"/>
            <w:noProof/>
            <w:sz w:val="22"/>
            <w:szCs w:val="22"/>
            <w:lang w:val="en-GB" w:eastAsia="en-GB"/>
          </w:rPr>
          <w:tab/>
        </w:r>
        <w:r w:rsidDel="000F3093">
          <w:rPr>
            <w:noProof/>
          </w:rPr>
          <w:delText>Using an expression</w:delText>
        </w:r>
        <w:r w:rsidDel="000F3093">
          <w:rPr>
            <w:noProof/>
          </w:rPr>
          <w:tab/>
          <w:delText>42</w:delText>
        </w:r>
      </w:del>
    </w:p>
    <w:p w:rsidR="00C9104C" w:rsidDel="000F3093" w:rsidRDefault="00C9104C">
      <w:pPr>
        <w:pStyle w:val="TOC2"/>
        <w:tabs>
          <w:tab w:val="left" w:pos="880"/>
          <w:tab w:val="right" w:leader="dot" w:pos="9962"/>
        </w:tabs>
        <w:rPr>
          <w:del w:id="722" w:author="Geoff Hook" w:date="2016-10-04T14:17:00Z"/>
          <w:rFonts w:cstheme="minorBidi"/>
          <w:noProof/>
          <w:sz w:val="22"/>
          <w:szCs w:val="22"/>
          <w:lang w:val="en-GB" w:eastAsia="en-GB"/>
        </w:rPr>
      </w:pPr>
      <w:del w:id="723" w:author="Geoff Hook" w:date="2016-10-04T14:17:00Z">
        <w:r w:rsidDel="000F3093">
          <w:rPr>
            <w:noProof/>
          </w:rPr>
          <w:delText>6.6</w:delText>
        </w:r>
        <w:r w:rsidDel="000F3093">
          <w:rPr>
            <w:rFonts w:cstheme="minorBidi"/>
            <w:noProof/>
            <w:sz w:val="22"/>
            <w:szCs w:val="22"/>
            <w:lang w:val="en-GB" w:eastAsia="en-GB"/>
          </w:rPr>
          <w:tab/>
        </w:r>
        <w:r w:rsidDel="000F3093">
          <w:rPr>
            <w:noProof/>
          </w:rPr>
          <w:delText>Results</w:delText>
        </w:r>
        <w:r w:rsidDel="000F3093">
          <w:rPr>
            <w:noProof/>
          </w:rPr>
          <w:tab/>
          <w:delText>42</w:delText>
        </w:r>
      </w:del>
    </w:p>
    <w:p w:rsidR="00C9104C" w:rsidDel="000F3093" w:rsidRDefault="00C9104C">
      <w:pPr>
        <w:pStyle w:val="TOC3"/>
        <w:tabs>
          <w:tab w:val="left" w:pos="1320"/>
          <w:tab w:val="right" w:leader="dot" w:pos="9962"/>
        </w:tabs>
        <w:rPr>
          <w:del w:id="724" w:author="Geoff Hook" w:date="2016-10-04T14:17:00Z"/>
          <w:rFonts w:cstheme="minorBidi"/>
          <w:noProof/>
          <w:sz w:val="22"/>
          <w:szCs w:val="22"/>
          <w:lang w:val="en-GB" w:eastAsia="en-GB"/>
        </w:rPr>
      </w:pPr>
      <w:del w:id="725" w:author="Geoff Hook" w:date="2016-10-04T14:17:00Z">
        <w:r w:rsidDel="000F3093">
          <w:rPr>
            <w:noProof/>
          </w:rPr>
          <w:delText>6.6.1</w:delText>
        </w:r>
        <w:r w:rsidDel="000F3093">
          <w:rPr>
            <w:rFonts w:cstheme="minorBidi"/>
            <w:noProof/>
            <w:sz w:val="22"/>
            <w:szCs w:val="22"/>
            <w:lang w:val="en-GB" w:eastAsia="en-GB"/>
          </w:rPr>
          <w:tab/>
        </w:r>
        <w:r w:rsidDel="000F3093">
          <w:rPr>
            <w:noProof/>
          </w:rPr>
          <w:delText>Time Parameters</w:delText>
        </w:r>
        <w:r w:rsidDel="000F3093">
          <w:rPr>
            <w:noProof/>
          </w:rPr>
          <w:tab/>
          <w:delText>43</w:delText>
        </w:r>
      </w:del>
    </w:p>
    <w:p w:rsidR="00C9104C" w:rsidDel="000F3093" w:rsidRDefault="00C9104C">
      <w:pPr>
        <w:pStyle w:val="TOC4"/>
        <w:tabs>
          <w:tab w:val="left" w:pos="1760"/>
          <w:tab w:val="right" w:leader="dot" w:pos="9962"/>
        </w:tabs>
        <w:rPr>
          <w:del w:id="726" w:author="Geoff Hook" w:date="2016-10-04T14:17:00Z"/>
          <w:rFonts w:cstheme="minorBidi"/>
          <w:noProof/>
          <w:sz w:val="22"/>
          <w:szCs w:val="22"/>
          <w:lang w:val="en-GB" w:eastAsia="en-GB"/>
        </w:rPr>
      </w:pPr>
      <w:del w:id="727" w:author="Geoff Hook" w:date="2016-10-04T14:17:00Z">
        <w:r w:rsidDel="000F3093">
          <w:rPr>
            <w:noProof/>
          </w:rPr>
          <w:delText>6.6.1.1</w:delText>
        </w:r>
        <w:r w:rsidDel="000F3093">
          <w:rPr>
            <w:rFonts w:cstheme="minorBidi"/>
            <w:noProof/>
            <w:sz w:val="22"/>
            <w:szCs w:val="22"/>
            <w:lang w:val="en-GB" w:eastAsia="en-GB"/>
          </w:rPr>
          <w:tab/>
        </w:r>
        <w:r w:rsidDel="000F3093">
          <w:rPr>
            <w:noProof/>
          </w:rPr>
          <w:delText>Minimum/Maximum and Mean on a Processing Time</w:delText>
        </w:r>
        <w:r w:rsidDel="000F3093">
          <w:rPr>
            <w:noProof/>
          </w:rPr>
          <w:tab/>
          <w:delText>43</w:delText>
        </w:r>
      </w:del>
    </w:p>
    <w:p w:rsidR="00C9104C" w:rsidDel="000F3093" w:rsidRDefault="00C9104C">
      <w:pPr>
        <w:pStyle w:val="TOC4"/>
        <w:tabs>
          <w:tab w:val="left" w:pos="1760"/>
          <w:tab w:val="right" w:leader="dot" w:pos="9962"/>
        </w:tabs>
        <w:rPr>
          <w:del w:id="728" w:author="Geoff Hook" w:date="2016-10-04T14:17:00Z"/>
          <w:rFonts w:cstheme="minorBidi"/>
          <w:noProof/>
          <w:sz w:val="22"/>
          <w:szCs w:val="22"/>
          <w:lang w:val="en-GB" w:eastAsia="en-GB"/>
        </w:rPr>
      </w:pPr>
      <w:del w:id="729" w:author="Geoff Hook" w:date="2016-10-04T14:17:00Z">
        <w:r w:rsidDel="000F3093">
          <w:rPr>
            <w:noProof/>
          </w:rPr>
          <w:delText>6.6.1.2</w:delText>
        </w:r>
        <w:r w:rsidDel="000F3093">
          <w:rPr>
            <w:rFonts w:cstheme="minorBidi"/>
            <w:noProof/>
            <w:sz w:val="22"/>
            <w:szCs w:val="22"/>
            <w:lang w:val="en-GB" w:eastAsia="en-GB"/>
          </w:rPr>
          <w:tab/>
        </w:r>
        <w:r w:rsidDel="000F3093">
          <w:rPr>
            <w:noProof/>
          </w:rPr>
          <w:delText>Count/Sum of a Processing Time</w:delText>
        </w:r>
        <w:r w:rsidDel="000F3093">
          <w:rPr>
            <w:noProof/>
          </w:rPr>
          <w:tab/>
          <w:delText>43</w:delText>
        </w:r>
      </w:del>
    </w:p>
    <w:p w:rsidR="00C9104C" w:rsidDel="000F3093" w:rsidRDefault="00C9104C">
      <w:pPr>
        <w:pStyle w:val="TOC3"/>
        <w:tabs>
          <w:tab w:val="left" w:pos="1320"/>
          <w:tab w:val="right" w:leader="dot" w:pos="9962"/>
        </w:tabs>
        <w:rPr>
          <w:del w:id="730" w:author="Geoff Hook" w:date="2016-10-04T14:17:00Z"/>
          <w:rFonts w:cstheme="minorBidi"/>
          <w:noProof/>
          <w:sz w:val="22"/>
          <w:szCs w:val="22"/>
          <w:lang w:val="en-GB" w:eastAsia="en-GB"/>
        </w:rPr>
      </w:pPr>
      <w:del w:id="731" w:author="Geoff Hook" w:date="2016-10-04T14:17:00Z">
        <w:r w:rsidDel="000F3093">
          <w:rPr>
            <w:noProof/>
          </w:rPr>
          <w:delText>6.6.2</w:delText>
        </w:r>
        <w:r w:rsidDel="000F3093">
          <w:rPr>
            <w:rFonts w:cstheme="minorBidi"/>
            <w:noProof/>
            <w:sz w:val="22"/>
            <w:szCs w:val="22"/>
            <w:lang w:val="en-GB" w:eastAsia="en-GB"/>
          </w:rPr>
          <w:tab/>
        </w:r>
        <w:r w:rsidDel="000F3093">
          <w:rPr>
            <w:noProof/>
          </w:rPr>
          <w:delText>Control Parameters</w:delText>
        </w:r>
        <w:r w:rsidDel="000F3093">
          <w:rPr>
            <w:noProof/>
          </w:rPr>
          <w:tab/>
          <w:delText>44</w:delText>
        </w:r>
      </w:del>
    </w:p>
    <w:p w:rsidR="00C9104C" w:rsidDel="000F3093" w:rsidRDefault="00C9104C">
      <w:pPr>
        <w:pStyle w:val="TOC4"/>
        <w:tabs>
          <w:tab w:val="left" w:pos="1760"/>
          <w:tab w:val="right" w:leader="dot" w:pos="9962"/>
        </w:tabs>
        <w:rPr>
          <w:del w:id="732" w:author="Geoff Hook" w:date="2016-10-04T14:17:00Z"/>
          <w:rFonts w:cstheme="minorBidi"/>
          <w:noProof/>
          <w:sz w:val="22"/>
          <w:szCs w:val="22"/>
          <w:lang w:val="en-GB" w:eastAsia="en-GB"/>
        </w:rPr>
      </w:pPr>
      <w:del w:id="733" w:author="Geoff Hook" w:date="2016-10-04T14:17:00Z">
        <w:r w:rsidDel="000F3093">
          <w:rPr>
            <w:noProof/>
          </w:rPr>
          <w:delText>6.6.2.1</w:delText>
        </w:r>
        <w:r w:rsidDel="000F3093">
          <w:rPr>
            <w:rFonts w:cstheme="minorBidi"/>
            <w:noProof/>
            <w:sz w:val="22"/>
            <w:szCs w:val="22"/>
            <w:lang w:val="en-GB" w:eastAsia="en-GB"/>
          </w:rPr>
          <w:tab/>
        </w:r>
        <w:r w:rsidDel="000F3093">
          <w:rPr>
            <w:noProof/>
          </w:rPr>
          <w:delText>Requesting everything about an InterTriggerTimer on a signal intermediate event</w:delText>
        </w:r>
        <w:r w:rsidDel="000F3093">
          <w:rPr>
            <w:noProof/>
          </w:rPr>
          <w:tab/>
          <w:delText>44</w:delText>
        </w:r>
      </w:del>
    </w:p>
    <w:p w:rsidR="00C9104C" w:rsidDel="000F3093" w:rsidRDefault="00C9104C">
      <w:pPr>
        <w:pStyle w:val="TOC3"/>
        <w:tabs>
          <w:tab w:val="left" w:pos="1320"/>
          <w:tab w:val="right" w:leader="dot" w:pos="9962"/>
        </w:tabs>
        <w:rPr>
          <w:del w:id="734" w:author="Geoff Hook" w:date="2016-10-04T14:17:00Z"/>
          <w:rFonts w:cstheme="minorBidi"/>
          <w:noProof/>
          <w:sz w:val="22"/>
          <w:szCs w:val="22"/>
          <w:lang w:val="en-GB" w:eastAsia="en-GB"/>
        </w:rPr>
      </w:pPr>
      <w:del w:id="735" w:author="Geoff Hook" w:date="2016-10-04T14:17:00Z">
        <w:r w:rsidDel="000F3093">
          <w:rPr>
            <w:noProof/>
          </w:rPr>
          <w:delText>6.6.3</w:delText>
        </w:r>
        <w:r w:rsidDel="000F3093">
          <w:rPr>
            <w:rFonts w:cstheme="minorBidi"/>
            <w:noProof/>
            <w:sz w:val="22"/>
            <w:szCs w:val="22"/>
            <w:lang w:val="en-GB" w:eastAsia="en-GB"/>
          </w:rPr>
          <w:tab/>
        </w:r>
        <w:r w:rsidDel="000F3093">
          <w:rPr>
            <w:noProof/>
          </w:rPr>
          <w:delText>Replications effects on results</w:delText>
        </w:r>
        <w:r w:rsidDel="000F3093">
          <w:rPr>
            <w:noProof/>
          </w:rPr>
          <w:tab/>
          <w:delText>45</w:delText>
        </w:r>
      </w:del>
    </w:p>
    <w:p w:rsidR="00FA2F9E" w:rsidDel="00C9104C" w:rsidRDefault="00FA2F9E">
      <w:pPr>
        <w:pStyle w:val="TOC1"/>
        <w:tabs>
          <w:tab w:val="left" w:pos="480"/>
          <w:tab w:val="right" w:leader="dot" w:pos="9962"/>
        </w:tabs>
        <w:rPr>
          <w:del w:id="736" w:author="Geoff Hook" w:date="2016-10-04T14:05:00Z"/>
          <w:rFonts w:cstheme="minorBidi"/>
          <w:noProof/>
          <w:sz w:val="22"/>
          <w:szCs w:val="22"/>
        </w:rPr>
      </w:pPr>
      <w:del w:id="737" w:author="Geoff Hook" w:date="2016-10-04T14:05:00Z">
        <w:r w:rsidDel="00C9104C">
          <w:rPr>
            <w:noProof/>
          </w:rPr>
          <w:delText>1</w:delText>
        </w:r>
        <w:r w:rsidDel="00C9104C">
          <w:rPr>
            <w:rFonts w:cstheme="minorBidi"/>
            <w:noProof/>
            <w:sz w:val="22"/>
            <w:szCs w:val="22"/>
          </w:rPr>
          <w:tab/>
        </w:r>
        <w:r w:rsidDel="00C9104C">
          <w:rPr>
            <w:noProof/>
          </w:rPr>
          <w:delText>Introduction</w:delText>
        </w:r>
        <w:r w:rsidDel="00C9104C">
          <w:rPr>
            <w:noProof/>
          </w:rPr>
          <w:tab/>
        </w:r>
        <w:r w:rsidR="00D12948" w:rsidDel="00C9104C">
          <w:rPr>
            <w:noProof/>
          </w:rPr>
          <w:delText>6</w:delText>
        </w:r>
      </w:del>
    </w:p>
    <w:p w:rsidR="00FA2F9E" w:rsidDel="00C9104C" w:rsidRDefault="00FA2F9E">
      <w:pPr>
        <w:pStyle w:val="TOC2"/>
        <w:tabs>
          <w:tab w:val="left" w:pos="880"/>
          <w:tab w:val="right" w:leader="dot" w:pos="9962"/>
        </w:tabs>
        <w:rPr>
          <w:del w:id="738" w:author="Geoff Hook" w:date="2016-10-04T14:05:00Z"/>
          <w:rFonts w:cstheme="minorBidi"/>
          <w:noProof/>
          <w:sz w:val="22"/>
          <w:szCs w:val="22"/>
        </w:rPr>
      </w:pPr>
      <w:del w:id="739" w:author="Geoff Hook" w:date="2016-10-04T14:05:00Z">
        <w:r w:rsidDel="00C9104C">
          <w:rPr>
            <w:noProof/>
          </w:rPr>
          <w:delText>1.1</w:delText>
        </w:r>
        <w:r w:rsidDel="00C9104C">
          <w:rPr>
            <w:rFonts w:cstheme="minorBidi"/>
            <w:noProof/>
            <w:sz w:val="22"/>
            <w:szCs w:val="22"/>
          </w:rPr>
          <w:tab/>
        </w:r>
        <w:r w:rsidDel="00C9104C">
          <w:rPr>
            <w:noProof/>
          </w:rPr>
          <w:delText>Intended</w:delText>
        </w:r>
        <w:r w:rsidRPr="00B766E2" w:rsidDel="00C9104C">
          <w:rPr>
            <w:rFonts w:eastAsia="Liberation Sans" w:cs="Liberation Sans"/>
            <w:noProof/>
          </w:rPr>
          <w:delText xml:space="preserve"> </w:delText>
        </w:r>
        <w:r w:rsidDel="00C9104C">
          <w:rPr>
            <w:noProof/>
          </w:rPr>
          <w:delText>Audience</w:delText>
        </w:r>
        <w:r w:rsidDel="00C9104C">
          <w:rPr>
            <w:noProof/>
          </w:rPr>
          <w:tab/>
        </w:r>
        <w:r w:rsidR="00D12948" w:rsidDel="00C9104C">
          <w:rPr>
            <w:noProof/>
          </w:rPr>
          <w:delText>6</w:delText>
        </w:r>
      </w:del>
    </w:p>
    <w:p w:rsidR="00FA2F9E" w:rsidDel="00C9104C" w:rsidRDefault="00FA2F9E">
      <w:pPr>
        <w:pStyle w:val="TOC2"/>
        <w:tabs>
          <w:tab w:val="left" w:pos="880"/>
          <w:tab w:val="right" w:leader="dot" w:pos="9962"/>
        </w:tabs>
        <w:rPr>
          <w:del w:id="740" w:author="Geoff Hook" w:date="2016-10-04T14:05:00Z"/>
          <w:rFonts w:cstheme="minorBidi"/>
          <w:noProof/>
          <w:sz w:val="22"/>
          <w:szCs w:val="22"/>
        </w:rPr>
      </w:pPr>
      <w:del w:id="741" w:author="Geoff Hook" w:date="2016-10-04T14:05:00Z">
        <w:r w:rsidDel="00C9104C">
          <w:rPr>
            <w:noProof/>
          </w:rPr>
          <w:delText>1.2</w:delText>
        </w:r>
        <w:r w:rsidDel="00C9104C">
          <w:rPr>
            <w:rFonts w:cstheme="minorBidi"/>
            <w:noProof/>
            <w:sz w:val="22"/>
            <w:szCs w:val="22"/>
          </w:rPr>
          <w:tab/>
        </w:r>
        <w:r w:rsidDel="00C9104C">
          <w:rPr>
            <w:noProof/>
          </w:rPr>
          <w:delText>Purpose</w:delText>
        </w:r>
        <w:r w:rsidDel="00C9104C">
          <w:rPr>
            <w:noProof/>
          </w:rPr>
          <w:tab/>
        </w:r>
        <w:r w:rsidR="00D12948" w:rsidDel="00C9104C">
          <w:rPr>
            <w:noProof/>
          </w:rPr>
          <w:delText>6</w:delText>
        </w:r>
      </w:del>
    </w:p>
    <w:p w:rsidR="00FA2F9E" w:rsidDel="00C9104C" w:rsidRDefault="00FA2F9E">
      <w:pPr>
        <w:pStyle w:val="TOC2"/>
        <w:tabs>
          <w:tab w:val="left" w:pos="880"/>
          <w:tab w:val="right" w:leader="dot" w:pos="9962"/>
        </w:tabs>
        <w:rPr>
          <w:del w:id="742" w:author="Geoff Hook" w:date="2016-10-04T14:05:00Z"/>
          <w:rFonts w:cstheme="minorBidi"/>
          <w:noProof/>
          <w:sz w:val="22"/>
          <w:szCs w:val="22"/>
        </w:rPr>
      </w:pPr>
      <w:del w:id="743" w:author="Geoff Hook" w:date="2016-10-04T14:05:00Z">
        <w:r w:rsidDel="00C9104C">
          <w:rPr>
            <w:noProof/>
          </w:rPr>
          <w:delText>1.3</w:delText>
        </w:r>
        <w:r w:rsidDel="00C9104C">
          <w:rPr>
            <w:rFonts w:cstheme="minorBidi"/>
            <w:noProof/>
            <w:sz w:val="22"/>
            <w:szCs w:val="22"/>
          </w:rPr>
          <w:tab/>
        </w:r>
        <w:r w:rsidDel="00C9104C">
          <w:rPr>
            <w:noProof/>
          </w:rPr>
          <w:delText>Introduction to process simulation</w:delText>
        </w:r>
        <w:r w:rsidDel="00C9104C">
          <w:rPr>
            <w:noProof/>
          </w:rPr>
          <w:tab/>
        </w:r>
        <w:r w:rsidR="00D12948" w:rsidDel="00C9104C">
          <w:rPr>
            <w:noProof/>
          </w:rPr>
          <w:delText>6</w:delText>
        </w:r>
      </w:del>
    </w:p>
    <w:p w:rsidR="00FA2F9E" w:rsidDel="00C9104C" w:rsidRDefault="00FA2F9E">
      <w:pPr>
        <w:pStyle w:val="TOC3"/>
        <w:tabs>
          <w:tab w:val="left" w:pos="1320"/>
          <w:tab w:val="right" w:leader="dot" w:pos="9962"/>
        </w:tabs>
        <w:rPr>
          <w:del w:id="744" w:author="Geoff Hook" w:date="2016-10-04T14:05:00Z"/>
          <w:rFonts w:cstheme="minorBidi"/>
          <w:noProof/>
          <w:sz w:val="22"/>
          <w:szCs w:val="22"/>
        </w:rPr>
      </w:pPr>
      <w:del w:id="745" w:author="Geoff Hook" w:date="2016-10-04T14:05:00Z">
        <w:r w:rsidDel="00C9104C">
          <w:rPr>
            <w:noProof/>
          </w:rPr>
          <w:delText>1.3.1</w:delText>
        </w:r>
        <w:r w:rsidDel="00C9104C">
          <w:rPr>
            <w:rFonts w:cstheme="minorBidi"/>
            <w:noProof/>
            <w:sz w:val="22"/>
            <w:szCs w:val="22"/>
          </w:rPr>
          <w:tab/>
        </w:r>
        <w:r w:rsidDel="00C9104C">
          <w:rPr>
            <w:noProof/>
          </w:rPr>
          <w:delText>Use of historical data</w:delText>
        </w:r>
        <w:r w:rsidDel="00C9104C">
          <w:rPr>
            <w:noProof/>
          </w:rPr>
          <w:tab/>
        </w:r>
        <w:r w:rsidR="00D12948" w:rsidDel="00C9104C">
          <w:rPr>
            <w:noProof/>
          </w:rPr>
          <w:delText>7</w:delText>
        </w:r>
      </w:del>
    </w:p>
    <w:p w:rsidR="00FA2F9E" w:rsidDel="00C9104C" w:rsidRDefault="00FA2F9E">
      <w:pPr>
        <w:pStyle w:val="TOC2"/>
        <w:tabs>
          <w:tab w:val="left" w:pos="880"/>
          <w:tab w:val="right" w:leader="dot" w:pos="9962"/>
        </w:tabs>
        <w:rPr>
          <w:del w:id="746" w:author="Geoff Hook" w:date="2016-10-04T14:05:00Z"/>
          <w:rFonts w:cstheme="minorBidi"/>
          <w:noProof/>
          <w:sz w:val="22"/>
          <w:szCs w:val="22"/>
        </w:rPr>
      </w:pPr>
      <w:del w:id="747" w:author="Geoff Hook" w:date="2016-10-04T14:05:00Z">
        <w:r w:rsidDel="00C9104C">
          <w:rPr>
            <w:noProof/>
          </w:rPr>
          <w:delText>1.4</w:delText>
        </w:r>
        <w:r w:rsidDel="00C9104C">
          <w:rPr>
            <w:rFonts w:cstheme="minorBidi"/>
            <w:noProof/>
            <w:sz w:val="22"/>
            <w:szCs w:val="22"/>
          </w:rPr>
          <w:tab/>
        </w:r>
        <w:r w:rsidDel="00C9104C">
          <w:rPr>
            <w:noProof/>
          </w:rPr>
          <w:delText>Scope of the specification</w:delText>
        </w:r>
        <w:r w:rsidDel="00C9104C">
          <w:rPr>
            <w:noProof/>
          </w:rPr>
          <w:tab/>
        </w:r>
        <w:r w:rsidR="00D12948" w:rsidDel="00C9104C">
          <w:rPr>
            <w:noProof/>
          </w:rPr>
          <w:delText>7</w:delText>
        </w:r>
      </w:del>
    </w:p>
    <w:p w:rsidR="00FA2F9E" w:rsidDel="00C9104C" w:rsidRDefault="00FA2F9E">
      <w:pPr>
        <w:pStyle w:val="TOC1"/>
        <w:tabs>
          <w:tab w:val="left" w:pos="480"/>
          <w:tab w:val="right" w:leader="dot" w:pos="9962"/>
        </w:tabs>
        <w:rPr>
          <w:del w:id="748" w:author="Geoff Hook" w:date="2016-10-04T14:05:00Z"/>
          <w:rFonts w:cstheme="minorBidi"/>
          <w:noProof/>
          <w:sz w:val="22"/>
          <w:szCs w:val="22"/>
        </w:rPr>
      </w:pPr>
      <w:del w:id="749" w:author="Geoff Hook" w:date="2016-10-04T14:05:00Z">
        <w:r w:rsidDel="00C9104C">
          <w:rPr>
            <w:noProof/>
          </w:rPr>
          <w:lastRenderedPageBreak/>
          <w:delText>2</w:delText>
        </w:r>
        <w:r w:rsidDel="00C9104C">
          <w:rPr>
            <w:rFonts w:cstheme="minorBidi"/>
            <w:noProof/>
            <w:sz w:val="22"/>
            <w:szCs w:val="22"/>
          </w:rPr>
          <w:tab/>
        </w:r>
        <w:r w:rsidDel="00C9104C">
          <w:rPr>
            <w:noProof/>
          </w:rPr>
          <w:delText>References</w:delText>
        </w:r>
        <w:r w:rsidDel="00C9104C">
          <w:rPr>
            <w:noProof/>
          </w:rPr>
          <w:tab/>
        </w:r>
        <w:r w:rsidR="00D12948" w:rsidDel="00C9104C">
          <w:rPr>
            <w:noProof/>
          </w:rPr>
          <w:delText>7</w:delText>
        </w:r>
      </w:del>
    </w:p>
    <w:p w:rsidR="00FA2F9E" w:rsidDel="00C9104C" w:rsidRDefault="00FA2F9E">
      <w:pPr>
        <w:pStyle w:val="TOC1"/>
        <w:tabs>
          <w:tab w:val="left" w:pos="480"/>
          <w:tab w:val="right" w:leader="dot" w:pos="9962"/>
        </w:tabs>
        <w:rPr>
          <w:del w:id="750" w:author="Geoff Hook" w:date="2016-10-04T14:05:00Z"/>
          <w:rFonts w:cstheme="minorBidi"/>
          <w:noProof/>
          <w:sz w:val="22"/>
          <w:szCs w:val="22"/>
        </w:rPr>
      </w:pPr>
      <w:del w:id="751" w:author="Geoff Hook" w:date="2016-10-04T14:05:00Z">
        <w:r w:rsidDel="00C9104C">
          <w:rPr>
            <w:noProof/>
          </w:rPr>
          <w:delText>3</w:delText>
        </w:r>
        <w:r w:rsidDel="00C9104C">
          <w:rPr>
            <w:rFonts w:cstheme="minorBidi"/>
            <w:noProof/>
            <w:sz w:val="22"/>
            <w:szCs w:val="22"/>
          </w:rPr>
          <w:tab/>
        </w:r>
        <w:r w:rsidDel="00C9104C">
          <w:rPr>
            <w:noProof/>
          </w:rPr>
          <w:delText>Example 1: Repairing a motor vehicle</w:delText>
        </w:r>
        <w:r w:rsidDel="00C9104C">
          <w:rPr>
            <w:noProof/>
          </w:rPr>
          <w:tab/>
        </w:r>
        <w:r w:rsidR="00D12948" w:rsidDel="00C9104C">
          <w:rPr>
            <w:noProof/>
          </w:rPr>
          <w:delText>8</w:delText>
        </w:r>
      </w:del>
    </w:p>
    <w:p w:rsidR="00FA2F9E" w:rsidDel="00C9104C" w:rsidRDefault="00FA2F9E">
      <w:pPr>
        <w:pStyle w:val="TOC2"/>
        <w:tabs>
          <w:tab w:val="left" w:pos="880"/>
          <w:tab w:val="right" w:leader="dot" w:pos="9962"/>
        </w:tabs>
        <w:rPr>
          <w:del w:id="752" w:author="Geoff Hook" w:date="2016-10-04T14:05:00Z"/>
          <w:rFonts w:cstheme="minorBidi"/>
          <w:noProof/>
          <w:sz w:val="22"/>
          <w:szCs w:val="22"/>
        </w:rPr>
      </w:pPr>
      <w:del w:id="753" w:author="Geoff Hook" w:date="2016-10-04T14:05:00Z">
        <w:r w:rsidDel="00C9104C">
          <w:rPr>
            <w:noProof/>
          </w:rPr>
          <w:delText>3.1</w:delText>
        </w:r>
        <w:r w:rsidDel="00C9104C">
          <w:rPr>
            <w:rFonts w:cstheme="minorBidi"/>
            <w:noProof/>
            <w:sz w:val="22"/>
            <w:szCs w:val="22"/>
          </w:rPr>
          <w:tab/>
        </w:r>
        <w:r w:rsidDel="00C9104C">
          <w:rPr>
            <w:noProof/>
          </w:rPr>
          <w:delText>Use Case: Walk-in customer with car issue(s)</w:delText>
        </w:r>
        <w:r w:rsidDel="00C9104C">
          <w:rPr>
            <w:noProof/>
          </w:rPr>
          <w:tab/>
        </w:r>
        <w:r w:rsidR="00D12948" w:rsidDel="00C9104C">
          <w:rPr>
            <w:noProof/>
          </w:rPr>
          <w:delText>8</w:delText>
        </w:r>
      </w:del>
    </w:p>
    <w:p w:rsidR="00FA2F9E" w:rsidDel="00C9104C" w:rsidRDefault="00FA2F9E">
      <w:pPr>
        <w:pStyle w:val="TOC3"/>
        <w:tabs>
          <w:tab w:val="left" w:pos="1320"/>
          <w:tab w:val="right" w:leader="dot" w:pos="9962"/>
        </w:tabs>
        <w:rPr>
          <w:del w:id="754" w:author="Geoff Hook" w:date="2016-10-04T14:05:00Z"/>
          <w:rFonts w:cstheme="minorBidi"/>
          <w:noProof/>
          <w:sz w:val="22"/>
          <w:szCs w:val="22"/>
        </w:rPr>
      </w:pPr>
      <w:del w:id="755" w:author="Geoff Hook" w:date="2016-10-04T14:05:00Z">
        <w:r w:rsidDel="00C9104C">
          <w:rPr>
            <w:noProof/>
          </w:rPr>
          <w:delText>3.1.1</w:delText>
        </w:r>
        <w:r w:rsidDel="00C9104C">
          <w:rPr>
            <w:rFonts w:cstheme="minorBidi"/>
            <w:noProof/>
            <w:sz w:val="22"/>
            <w:szCs w:val="22"/>
          </w:rPr>
          <w:tab/>
        </w:r>
        <w:r w:rsidDel="00C9104C">
          <w:rPr>
            <w:noProof/>
          </w:rPr>
          <w:delText>Process Description</w:delText>
        </w:r>
        <w:r w:rsidDel="00C9104C">
          <w:rPr>
            <w:noProof/>
          </w:rPr>
          <w:tab/>
        </w:r>
        <w:r w:rsidR="00D12948" w:rsidDel="00C9104C">
          <w:rPr>
            <w:noProof/>
          </w:rPr>
          <w:delText>8</w:delText>
        </w:r>
      </w:del>
    </w:p>
    <w:p w:rsidR="00FA2F9E" w:rsidDel="00C9104C" w:rsidRDefault="00FA2F9E">
      <w:pPr>
        <w:pStyle w:val="TOC2"/>
        <w:tabs>
          <w:tab w:val="left" w:pos="880"/>
          <w:tab w:val="right" w:leader="dot" w:pos="9962"/>
        </w:tabs>
        <w:rPr>
          <w:del w:id="756" w:author="Geoff Hook" w:date="2016-10-04T14:05:00Z"/>
          <w:rFonts w:cstheme="minorBidi"/>
          <w:noProof/>
          <w:sz w:val="22"/>
          <w:szCs w:val="22"/>
        </w:rPr>
      </w:pPr>
      <w:del w:id="757" w:author="Geoff Hook" w:date="2016-10-04T14:05:00Z">
        <w:r w:rsidDel="00C9104C">
          <w:rPr>
            <w:noProof/>
          </w:rPr>
          <w:delText>3.2</w:delText>
        </w:r>
        <w:r w:rsidDel="00C9104C">
          <w:rPr>
            <w:rFonts w:cstheme="minorBidi"/>
            <w:noProof/>
            <w:sz w:val="22"/>
            <w:szCs w:val="22"/>
          </w:rPr>
          <w:tab/>
        </w:r>
        <w:r w:rsidDel="00C9104C">
          <w:rPr>
            <w:noProof/>
          </w:rPr>
          <w:delText>BPMN 2.0 Diagram of: Walk in customer with car issue(s)</w:delText>
        </w:r>
        <w:r w:rsidDel="00C9104C">
          <w:rPr>
            <w:noProof/>
          </w:rPr>
          <w:tab/>
        </w:r>
        <w:r w:rsidR="00D12948" w:rsidDel="00C9104C">
          <w:rPr>
            <w:noProof/>
          </w:rPr>
          <w:delText>9</w:delText>
        </w:r>
      </w:del>
    </w:p>
    <w:p w:rsidR="00FA2F9E" w:rsidDel="00C9104C" w:rsidRDefault="00FA2F9E">
      <w:pPr>
        <w:pStyle w:val="TOC2"/>
        <w:tabs>
          <w:tab w:val="left" w:pos="880"/>
          <w:tab w:val="right" w:leader="dot" w:pos="9962"/>
        </w:tabs>
        <w:rPr>
          <w:del w:id="758" w:author="Geoff Hook" w:date="2016-10-04T14:05:00Z"/>
          <w:rFonts w:cstheme="minorBidi"/>
          <w:noProof/>
          <w:sz w:val="22"/>
          <w:szCs w:val="22"/>
        </w:rPr>
      </w:pPr>
      <w:del w:id="759" w:author="Geoff Hook" w:date="2016-10-04T14:05:00Z">
        <w:r w:rsidDel="00C9104C">
          <w:rPr>
            <w:noProof/>
          </w:rPr>
          <w:delText>3.3</w:delText>
        </w:r>
        <w:r w:rsidDel="00C9104C">
          <w:rPr>
            <w:rFonts w:cstheme="minorBidi"/>
            <w:noProof/>
            <w:sz w:val="22"/>
            <w:szCs w:val="22"/>
          </w:rPr>
          <w:tab/>
        </w:r>
        <w:r w:rsidDel="00C9104C">
          <w:rPr>
            <w:noProof/>
          </w:rPr>
          <w:delText>Simulation scenario 1: Validate control perspective of primary path through process model</w:delText>
        </w:r>
        <w:r w:rsidDel="00C9104C">
          <w:rPr>
            <w:noProof/>
          </w:rPr>
          <w:tab/>
        </w:r>
        <w:r w:rsidR="00D12948" w:rsidDel="00C9104C">
          <w:rPr>
            <w:noProof/>
          </w:rPr>
          <w:delText>10</w:delText>
        </w:r>
      </w:del>
    </w:p>
    <w:p w:rsidR="00FA2F9E" w:rsidDel="00C9104C" w:rsidRDefault="00FA2F9E">
      <w:pPr>
        <w:pStyle w:val="TOC3"/>
        <w:tabs>
          <w:tab w:val="left" w:pos="1320"/>
          <w:tab w:val="right" w:leader="dot" w:pos="9962"/>
        </w:tabs>
        <w:rPr>
          <w:del w:id="760" w:author="Geoff Hook" w:date="2016-10-04T14:05:00Z"/>
          <w:rFonts w:cstheme="minorBidi"/>
          <w:noProof/>
          <w:sz w:val="22"/>
          <w:szCs w:val="22"/>
        </w:rPr>
      </w:pPr>
      <w:del w:id="761" w:author="Geoff Hook" w:date="2016-10-04T14:05:00Z">
        <w:r w:rsidDel="00C9104C">
          <w:rPr>
            <w:noProof/>
          </w:rPr>
          <w:delText>3.3.1</w:delText>
        </w:r>
        <w:r w:rsidDel="00C9104C">
          <w:rPr>
            <w:rFonts w:cstheme="minorBidi"/>
            <w:noProof/>
            <w:sz w:val="22"/>
            <w:szCs w:val="22"/>
          </w:rPr>
          <w:tab/>
        </w:r>
        <w:r w:rsidDel="00C9104C">
          <w:rPr>
            <w:noProof/>
          </w:rPr>
          <w:delText>Approach / Hypothesis</w:delText>
        </w:r>
        <w:r w:rsidDel="00C9104C">
          <w:rPr>
            <w:noProof/>
          </w:rPr>
          <w:tab/>
        </w:r>
        <w:r w:rsidR="00D12948" w:rsidDel="00C9104C">
          <w:rPr>
            <w:noProof/>
          </w:rPr>
          <w:delText>10</w:delText>
        </w:r>
      </w:del>
    </w:p>
    <w:p w:rsidR="00FA2F9E" w:rsidDel="00C9104C" w:rsidRDefault="00FA2F9E">
      <w:pPr>
        <w:pStyle w:val="TOC3"/>
        <w:tabs>
          <w:tab w:val="left" w:pos="1320"/>
          <w:tab w:val="right" w:leader="dot" w:pos="9962"/>
        </w:tabs>
        <w:rPr>
          <w:del w:id="762" w:author="Geoff Hook" w:date="2016-10-04T14:05:00Z"/>
          <w:rFonts w:cstheme="minorBidi"/>
          <w:noProof/>
          <w:sz w:val="22"/>
          <w:szCs w:val="22"/>
        </w:rPr>
      </w:pPr>
      <w:del w:id="763" w:author="Geoff Hook" w:date="2016-10-04T14:05:00Z">
        <w:r w:rsidDel="00C9104C">
          <w:rPr>
            <w:noProof/>
          </w:rPr>
          <w:delText>3.3.2</w:delText>
        </w:r>
        <w:r w:rsidDel="00C9104C">
          <w:rPr>
            <w:rFonts w:cstheme="minorBidi"/>
            <w:noProof/>
            <w:sz w:val="22"/>
            <w:szCs w:val="22"/>
          </w:rPr>
          <w:tab/>
        </w:r>
        <w:r w:rsidDel="00C9104C">
          <w:rPr>
            <w:noProof/>
          </w:rPr>
          <w:delText>Goals</w:delText>
        </w:r>
        <w:r w:rsidDel="00C9104C">
          <w:rPr>
            <w:noProof/>
          </w:rPr>
          <w:tab/>
        </w:r>
        <w:r w:rsidR="00D12948" w:rsidDel="00C9104C">
          <w:rPr>
            <w:noProof/>
          </w:rPr>
          <w:delText>10</w:delText>
        </w:r>
      </w:del>
    </w:p>
    <w:p w:rsidR="00FA2F9E" w:rsidDel="00C9104C" w:rsidRDefault="00FA2F9E">
      <w:pPr>
        <w:pStyle w:val="TOC3"/>
        <w:tabs>
          <w:tab w:val="left" w:pos="1320"/>
          <w:tab w:val="right" w:leader="dot" w:pos="9962"/>
        </w:tabs>
        <w:rPr>
          <w:del w:id="764" w:author="Geoff Hook" w:date="2016-10-04T14:05:00Z"/>
          <w:rFonts w:cstheme="minorBidi"/>
          <w:noProof/>
          <w:sz w:val="22"/>
          <w:szCs w:val="22"/>
        </w:rPr>
      </w:pPr>
      <w:del w:id="765" w:author="Geoff Hook" w:date="2016-10-04T14:05:00Z">
        <w:r w:rsidDel="00C9104C">
          <w:rPr>
            <w:noProof/>
          </w:rPr>
          <w:delText>3.3.3</w:delText>
        </w:r>
        <w:r w:rsidDel="00C9104C">
          <w:rPr>
            <w:rFonts w:cstheme="minorBidi"/>
            <w:noProof/>
            <w:sz w:val="22"/>
            <w:szCs w:val="22"/>
          </w:rPr>
          <w:tab/>
        </w:r>
        <w:r w:rsidDel="00C9104C">
          <w:rPr>
            <w:noProof/>
          </w:rPr>
          <w:delText>Identification of simulation parameters</w:delText>
        </w:r>
        <w:r w:rsidDel="00C9104C">
          <w:rPr>
            <w:noProof/>
          </w:rPr>
          <w:tab/>
        </w:r>
        <w:r w:rsidR="00D12948" w:rsidDel="00C9104C">
          <w:rPr>
            <w:noProof/>
          </w:rPr>
          <w:delText>10</w:delText>
        </w:r>
      </w:del>
    </w:p>
    <w:p w:rsidR="00FA2F9E" w:rsidDel="00C9104C" w:rsidRDefault="00FA2F9E">
      <w:pPr>
        <w:pStyle w:val="TOC4"/>
        <w:tabs>
          <w:tab w:val="left" w:pos="1760"/>
          <w:tab w:val="right" w:leader="dot" w:pos="9962"/>
        </w:tabs>
        <w:rPr>
          <w:del w:id="766" w:author="Geoff Hook" w:date="2016-10-04T14:05:00Z"/>
          <w:rFonts w:cstheme="minorBidi"/>
          <w:noProof/>
          <w:sz w:val="22"/>
          <w:szCs w:val="22"/>
        </w:rPr>
      </w:pPr>
      <w:del w:id="767" w:author="Geoff Hook" w:date="2016-10-04T14:05:00Z">
        <w:r w:rsidDel="00C9104C">
          <w:rPr>
            <w:noProof/>
          </w:rPr>
          <w:delText>3.3.3.1</w:delText>
        </w:r>
        <w:r w:rsidDel="00C9104C">
          <w:rPr>
            <w:rFonts w:cstheme="minorBidi"/>
            <w:noProof/>
            <w:sz w:val="22"/>
            <w:szCs w:val="22"/>
          </w:rPr>
          <w:tab/>
        </w:r>
        <w:r w:rsidDel="00C9104C">
          <w:rPr>
            <w:noProof/>
          </w:rPr>
          <w:delText>Simulation parameters</w:delText>
        </w:r>
        <w:r w:rsidDel="00C9104C">
          <w:rPr>
            <w:noProof/>
          </w:rPr>
          <w:tab/>
        </w:r>
        <w:r w:rsidR="00D12948" w:rsidDel="00C9104C">
          <w:rPr>
            <w:noProof/>
          </w:rPr>
          <w:delText>10</w:delText>
        </w:r>
      </w:del>
    </w:p>
    <w:p w:rsidR="00FA2F9E" w:rsidDel="00C9104C" w:rsidRDefault="00FA2F9E">
      <w:pPr>
        <w:pStyle w:val="TOC4"/>
        <w:tabs>
          <w:tab w:val="left" w:pos="1760"/>
          <w:tab w:val="right" w:leader="dot" w:pos="9962"/>
        </w:tabs>
        <w:rPr>
          <w:del w:id="768" w:author="Geoff Hook" w:date="2016-10-04T14:05:00Z"/>
          <w:rFonts w:cstheme="minorBidi"/>
          <w:noProof/>
          <w:sz w:val="22"/>
          <w:szCs w:val="22"/>
        </w:rPr>
      </w:pPr>
      <w:del w:id="769" w:author="Geoff Hook" w:date="2016-10-04T14:05:00Z">
        <w:r w:rsidDel="00C9104C">
          <w:rPr>
            <w:noProof/>
          </w:rPr>
          <w:delText>3.3.3.2</w:delText>
        </w:r>
        <w:r w:rsidDel="00C9104C">
          <w:rPr>
            <w:rFonts w:cstheme="minorBidi"/>
            <w:noProof/>
            <w:sz w:val="22"/>
            <w:szCs w:val="22"/>
          </w:rPr>
          <w:tab/>
        </w:r>
        <w:r w:rsidDel="00C9104C">
          <w:rPr>
            <w:noProof/>
          </w:rPr>
          <w:delText>Process Trigger(s)</w:delText>
        </w:r>
        <w:r w:rsidDel="00C9104C">
          <w:rPr>
            <w:noProof/>
          </w:rPr>
          <w:tab/>
        </w:r>
        <w:r w:rsidR="00D12948" w:rsidDel="00C9104C">
          <w:rPr>
            <w:noProof/>
          </w:rPr>
          <w:delText>10</w:delText>
        </w:r>
      </w:del>
    </w:p>
    <w:p w:rsidR="00FA2F9E" w:rsidDel="00C9104C" w:rsidRDefault="00FA2F9E">
      <w:pPr>
        <w:pStyle w:val="TOC4"/>
        <w:tabs>
          <w:tab w:val="left" w:pos="1760"/>
          <w:tab w:val="right" w:leader="dot" w:pos="9962"/>
        </w:tabs>
        <w:rPr>
          <w:del w:id="770" w:author="Geoff Hook" w:date="2016-10-04T14:05:00Z"/>
          <w:rFonts w:cstheme="minorBidi"/>
          <w:noProof/>
          <w:sz w:val="22"/>
          <w:szCs w:val="22"/>
        </w:rPr>
      </w:pPr>
      <w:del w:id="771" w:author="Geoff Hook" w:date="2016-10-04T14:05:00Z">
        <w:r w:rsidDel="00C9104C">
          <w:rPr>
            <w:noProof/>
          </w:rPr>
          <w:delText>3.3.3.3</w:delText>
        </w:r>
        <w:r w:rsidDel="00C9104C">
          <w:rPr>
            <w:rFonts w:cstheme="minorBidi"/>
            <w:noProof/>
            <w:sz w:val="22"/>
            <w:szCs w:val="22"/>
          </w:rPr>
          <w:tab/>
        </w:r>
        <w:r w:rsidDel="00C9104C">
          <w:rPr>
            <w:noProof/>
          </w:rPr>
          <w:delText>Activity Durations</w:delText>
        </w:r>
        <w:r w:rsidDel="00C9104C">
          <w:rPr>
            <w:noProof/>
          </w:rPr>
          <w:tab/>
        </w:r>
        <w:r w:rsidR="00D12948" w:rsidDel="00C9104C">
          <w:rPr>
            <w:noProof/>
          </w:rPr>
          <w:delText>11</w:delText>
        </w:r>
      </w:del>
    </w:p>
    <w:p w:rsidR="00FA2F9E" w:rsidDel="00C9104C" w:rsidRDefault="00FA2F9E">
      <w:pPr>
        <w:pStyle w:val="TOC4"/>
        <w:tabs>
          <w:tab w:val="left" w:pos="1760"/>
          <w:tab w:val="right" w:leader="dot" w:pos="9962"/>
        </w:tabs>
        <w:rPr>
          <w:del w:id="772" w:author="Geoff Hook" w:date="2016-10-04T14:05:00Z"/>
          <w:rFonts w:cstheme="minorBidi"/>
          <w:noProof/>
          <w:sz w:val="22"/>
          <w:szCs w:val="22"/>
        </w:rPr>
      </w:pPr>
      <w:del w:id="773" w:author="Geoff Hook" w:date="2016-10-04T14:05:00Z">
        <w:r w:rsidDel="00C9104C">
          <w:rPr>
            <w:noProof/>
          </w:rPr>
          <w:delText>3.3.3.4</w:delText>
        </w:r>
        <w:r w:rsidDel="00C9104C">
          <w:rPr>
            <w:rFonts w:cstheme="minorBidi"/>
            <w:noProof/>
            <w:sz w:val="22"/>
            <w:szCs w:val="22"/>
          </w:rPr>
          <w:tab/>
        </w:r>
        <w:r w:rsidDel="00C9104C">
          <w:rPr>
            <w:noProof/>
          </w:rPr>
          <w:delText>Decision points</w:delText>
        </w:r>
        <w:r w:rsidDel="00C9104C">
          <w:rPr>
            <w:noProof/>
          </w:rPr>
          <w:tab/>
        </w:r>
        <w:r w:rsidR="00D12948" w:rsidDel="00C9104C">
          <w:rPr>
            <w:noProof/>
          </w:rPr>
          <w:delText>11</w:delText>
        </w:r>
      </w:del>
    </w:p>
    <w:p w:rsidR="00FA2F9E" w:rsidDel="00C9104C" w:rsidRDefault="00FA2F9E">
      <w:pPr>
        <w:pStyle w:val="TOC4"/>
        <w:tabs>
          <w:tab w:val="left" w:pos="1760"/>
          <w:tab w:val="right" w:leader="dot" w:pos="9962"/>
        </w:tabs>
        <w:rPr>
          <w:del w:id="774" w:author="Geoff Hook" w:date="2016-10-04T14:05:00Z"/>
          <w:rFonts w:cstheme="minorBidi"/>
          <w:noProof/>
          <w:sz w:val="22"/>
          <w:szCs w:val="22"/>
        </w:rPr>
      </w:pPr>
      <w:del w:id="775" w:author="Geoff Hook" w:date="2016-10-04T14:05:00Z">
        <w:r w:rsidDel="00C9104C">
          <w:rPr>
            <w:noProof/>
          </w:rPr>
          <w:delText>3.3.3.5</w:delText>
        </w:r>
        <w:r w:rsidDel="00C9104C">
          <w:rPr>
            <w:rFonts w:cstheme="minorBidi"/>
            <w:noProof/>
            <w:sz w:val="22"/>
            <w:szCs w:val="22"/>
          </w:rPr>
          <w:tab/>
        </w:r>
        <w:r w:rsidDel="00C9104C">
          <w:rPr>
            <w:noProof/>
          </w:rPr>
          <w:delText>Resources</w:delText>
        </w:r>
        <w:r w:rsidDel="00C9104C">
          <w:rPr>
            <w:noProof/>
          </w:rPr>
          <w:tab/>
        </w:r>
        <w:r w:rsidR="00D12948" w:rsidDel="00C9104C">
          <w:rPr>
            <w:noProof/>
          </w:rPr>
          <w:delText>11</w:delText>
        </w:r>
      </w:del>
    </w:p>
    <w:p w:rsidR="00FA2F9E" w:rsidDel="00C9104C" w:rsidRDefault="00FA2F9E">
      <w:pPr>
        <w:pStyle w:val="TOC4"/>
        <w:tabs>
          <w:tab w:val="left" w:pos="1760"/>
          <w:tab w:val="right" w:leader="dot" w:pos="9962"/>
        </w:tabs>
        <w:rPr>
          <w:del w:id="776" w:author="Geoff Hook" w:date="2016-10-04T14:05:00Z"/>
          <w:rFonts w:cstheme="minorBidi"/>
          <w:noProof/>
          <w:sz w:val="22"/>
          <w:szCs w:val="22"/>
        </w:rPr>
      </w:pPr>
      <w:del w:id="777" w:author="Geoff Hook" w:date="2016-10-04T14:05:00Z">
        <w:r w:rsidDel="00C9104C">
          <w:rPr>
            <w:noProof/>
          </w:rPr>
          <w:delText>3.3.3.6</w:delText>
        </w:r>
        <w:r w:rsidDel="00C9104C">
          <w:rPr>
            <w:rFonts w:cstheme="minorBidi"/>
            <w:noProof/>
            <w:sz w:val="22"/>
            <w:szCs w:val="22"/>
          </w:rPr>
          <w:tab/>
        </w:r>
        <w:r w:rsidDel="00C9104C">
          <w:rPr>
            <w:noProof/>
          </w:rPr>
          <w:delText>Results requested</w:delText>
        </w:r>
        <w:r w:rsidDel="00C9104C">
          <w:rPr>
            <w:noProof/>
          </w:rPr>
          <w:tab/>
        </w:r>
        <w:r w:rsidR="00D12948" w:rsidDel="00C9104C">
          <w:rPr>
            <w:noProof/>
          </w:rPr>
          <w:delText>11</w:delText>
        </w:r>
      </w:del>
    </w:p>
    <w:p w:rsidR="00FA2F9E" w:rsidDel="00C9104C" w:rsidRDefault="00FA2F9E">
      <w:pPr>
        <w:pStyle w:val="TOC3"/>
        <w:tabs>
          <w:tab w:val="left" w:pos="1320"/>
          <w:tab w:val="right" w:leader="dot" w:pos="9962"/>
        </w:tabs>
        <w:rPr>
          <w:del w:id="778" w:author="Geoff Hook" w:date="2016-10-04T14:05:00Z"/>
          <w:rFonts w:cstheme="minorBidi"/>
          <w:noProof/>
          <w:sz w:val="22"/>
          <w:szCs w:val="22"/>
        </w:rPr>
      </w:pPr>
      <w:del w:id="779" w:author="Geoff Hook" w:date="2016-10-04T14:05:00Z">
        <w:r w:rsidDel="00C9104C">
          <w:rPr>
            <w:noProof/>
          </w:rPr>
          <w:delText>3.3.4</w:delText>
        </w:r>
        <w:r w:rsidDel="00C9104C">
          <w:rPr>
            <w:rFonts w:cstheme="minorBidi"/>
            <w:noProof/>
            <w:sz w:val="22"/>
            <w:szCs w:val="22"/>
          </w:rPr>
          <w:tab/>
        </w:r>
        <w:r w:rsidDel="00C9104C">
          <w:rPr>
            <w:noProof/>
          </w:rPr>
          <w:delText>How the model provides for that data to be captured</w:delText>
        </w:r>
        <w:r w:rsidDel="00C9104C">
          <w:rPr>
            <w:noProof/>
          </w:rPr>
          <w:tab/>
        </w:r>
        <w:r w:rsidR="00D12948" w:rsidDel="00C9104C">
          <w:rPr>
            <w:noProof/>
          </w:rPr>
          <w:delText>11</w:delText>
        </w:r>
      </w:del>
    </w:p>
    <w:p w:rsidR="00FA2F9E" w:rsidDel="00C9104C" w:rsidRDefault="00FA2F9E">
      <w:pPr>
        <w:pStyle w:val="TOC4"/>
        <w:tabs>
          <w:tab w:val="left" w:pos="1760"/>
          <w:tab w:val="right" w:leader="dot" w:pos="9962"/>
        </w:tabs>
        <w:rPr>
          <w:del w:id="780" w:author="Geoff Hook" w:date="2016-10-04T14:05:00Z"/>
          <w:rFonts w:cstheme="minorBidi"/>
          <w:noProof/>
          <w:sz w:val="22"/>
          <w:szCs w:val="22"/>
        </w:rPr>
      </w:pPr>
      <w:del w:id="781" w:author="Geoff Hook" w:date="2016-10-04T14:05:00Z">
        <w:r w:rsidDel="00C9104C">
          <w:rPr>
            <w:noProof/>
          </w:rPr>
          <w:delText>3.3.4.1</w:delText>
        </w:r>
        <w:r w:rsidDel="00C9104C">
          <w:rPr>
            <w:rFonts w:cstheme="minorBidi"/>
            <w:noProof/>
            <w:sz w:val="22"/>
            <w:szCs w:val="22"/>
          </w:rPr>
          <w:tab/>
        </w:r>
        <w:r w:rsidDel="00C9104C">
          <w:rPr>
            <w:noProof/>
          </w:rPr>
          <w:delText>Add simulation model to the process model</w:delText>
        </w:r>
        <w:r w:rsidDel="00C9104C">
          <w:rPr>
            <w:noProof/>
          </w:rPr>
          <w:tab/>
        </w:r>
        <w:r w:rsidR="00D12948" w:rsidDel="00C9104C">
          <w:rPr>
            <w:noProof/>
          </w:rPr>
          <w:delText>12</w:delText>
        </w:r>
      </w:del>
    </w:p>
    <w:p w:rsidR="00FA2F9E" w:rsidDel="00C9104C" w:rsidRDefault="00FA2F9E">
      <w:pPr>
        <w:pStyle w:val="TOC4"/>
        <w:tabs>
          <w:tab w:val="left" w:pos="1760"/>
          <w:tab w:val="right" w:leader="dot" w:pos="9962"/>
        </w:tabs>
        <w:rPr>
          <w:del w:id="782" w:author="Geoff Hook" w:date="2016-10-04T14:05:00Z"/>
          <w:rFonts w:cstheme="minorBidi"/>
          <w:noProof/>
          <w:sz w:val="22"/>
          <w:szCs w:val="22"/>
        </w:rPr>
      </w:pPr>
      <w:del w:id="783" w:author="Geoff Hook" w:date="2016-10-04T14:05:00Z">
        <w:r w:rsidDel="00C9104C">
          <w:rPr>
            <w:noProof/>
          </w:rPr>
          <w:delText>3.3.4.2</w:delText>
        </w:r>
        <w:r w:rsidDel="00C9104C">
          <w:rPr>
            <w:rFonts w:cstheme="minorBidi"/>
            <w:noProof/>
            <w:sz w:val="22"/>
            <w:szCs w:val="22"/>
          </w:rPr>
          <w:tab/>
        </w:r>
        <w:r w:rsidDel="00C9104C">
          <w:rPr>
            <w:noProof/>
          </w:rPr>
          <w:delText>Setup a scenario</w:delText>
        </w:r>
        <w:r w:rsidDel="00C9104C">
          <w:rPr>
            <w:noProof/>
          </w:rPr>
          <w:tab/>
        </w:r>
        <w:r w:rsidR="00D12948" w:rsidDel="00C9104C">
          <w:rPr>
            <w:noProof/>
          </w:rPr>
          <w:delText>13</w:delText>
        </w:r>
      </w:del>
    </w:p>
    <w:p w:rsidR="00FA2F9E" w:rsidDel="00C9104C" w:rsidRDefault="00FA2F9E">
      <w:pPr>
        <w:pStyle w:val="TOC4"/>
        <w:tabs>
          <w:tab w:val="left" w:pos="1760"/>
          <w:tab w:val="right" w:leader="dot" w:pos="9962"/>
        </w:tabs>
        <w:rPr>
          <w:del w:id="784" w:author="Geoff Hook" w:date="2016-10-04T14:05:00Z"/>
          <w:rFonts w:cstheme="minorBidi"/>
          <w:noProof/>
          <w:sz w:val="22"/>
          <w:szCs w:val="22"/>
        </w:rPr>
      </w:pPr>
      <w:del w:id="785" w:author="Geoff Hook" w:date="2016-10-04T14:05:00Z">
        <w:r w:rsidDel="00C9104C">
          <w:rPr>
            <w:noProof/>
          </w:rPr>
          <w:delText>3.3.4.3</w:delText>
        </w:r>
        <w:r w:rsidDel="00C9104C">
          <w:rPr>
            <w:rFonts w:cstheme="minorBidi"/>
            <w:noProof/>
            <w:sz w:val="22"/>
            <w:szCs w:val="22"/>
          </w:rPr>
          <w:tab/>
        </w:r>
        <w:r w:rsidDel="00C9104C">
          <w:rPr>
            <w:noProof/>
          </w:rPr>
          <w:delText>Add scenario parameters</w:delText>
        </w:r>
        <w:r w:rsidDel="00C9104C">
          <w:rPr>
            <w:noProof/>
          </w:rPr>
          <w:tab/>
        </w:r>
        <w:r w:rsidR="00D12948" w:rsidDel="00C9104C">
          <w:rPr>
            <w:noProof/>
          </w:rPr>
          <w:delText>13</w:delText>
        </w:r>
      </w:del>
    </w:p>
    <w:p w:rsidR="00FA2F9E" w:rsidDel="00C9104C" w:rsidRDefault="00FA2F9E">
      <w:pPr>
        <w:pStyle w:val="TOC4"/>
        <w:tabs>
          <w:tab w:val="left" w:pos="1760"/>
          <w:tab w:val="right" w:leader="dot" w:pos="9962"/>
        </w:tabs>
        <w:rPr>
          <w:del w:id="786" w:author="Geoff Hook" w:date="2016-10-04T14:05:00Z"/>
          <w:rFonts w:cstheme="minorBidi"/>
          <w:noProof/>
          <w:sz w:val="22"/>
          <w:szCs w:val="22"/>
        </w:rPr>
      </w:pPr>
      <w:del w:id="787" w:author="Geoff Hook" w:date="2016-10-04T14:05:00Z">
        <w:r w:rsidDel="00C9104C">
          <w:rPr>
            <w:noProof/>
          </w:rPr>
          <w:delText>3.3.4.4</w:delText>
        </w:r>
        <w:r w:rsidDel="00C9104C">
          <w:rPr>
            <w:rFonts w:cstheme="minorBidi"/>
            <w:noProof/>
            <w:sz w:val="22"/>
            <w:szCs w:val="22"/>
          </w:rPr>
          <w:tab/>
        </w:r>
        <w:r w:rsidDel="00C9104C">
          <w:rPr>
            <w:noProof/>
          </w:rPr>
          <w:delText>Add input parameters to the scenario</w:delText>
        </w:r>
        <w:r w:rsidDel="00C9104C">
          <w:rPr>
            <w:noProof/>
          </w:rPr>
          <w:tab/>
        </w:r>
        <w:r w:rsidR="00D12948" w:rsidDel="00C9104C">
          <w:rPr>
            <w:noProof/>
          </w:rPr>
          <w:delText>13</w:delText>
        </w:r>
      </w:del>
    </w:p>
    <w:p w:rsidR="00FA2F9E" w:rsidDel="00C9104C" w:rsidRDefault="00FA2F9E">
      <w:pPr>
        <w:pStyle w:val="TOC4"/>
        <w:tabs>
          <w:tab w:val="left" w:pos="1760"/>
          <w:tab w:val="right" w:leader="dot" w:pos="9962"/>
        </w:tabs>
        <w:rPr>
          <w:del w:id="788" w:author="Geoff Hook" w:date="2016-10-04T14:05:00Z"/>
          <w:rFonts w:cstheme="minorBidi"/>
          <w:noProof/>
          <w:sz w:val="22"/>
          <w:szCs w:val="22"/>
        </w:rPr>
      </w:pPr>
      <w:del w:id="789" w:author="Geoff Hook" w:date="2016-10-04T14:05:00Z">
        <w:r w:rsidDel="00C9104C">
          <w:rPr>
            <w:noProof/>
          </w:rPr>
          <w:delText>3.3.4.5</w:delText>
        </w:r>
        <w:r w:rsidDel="00C9104C">
          <w:rPr>
            <w:rFonts w:cstheme="minorBidi"/>
            <w:noProof/>
            <w:sz w:val="22"/>
            <w:szCs w:val="22"/>
          </w:rPr>
          <w:tab/>
        </w:r>
        <w:r w:rsidDel="00C9104C">
          <w:rPr>
            <w:noProof/>
          </w:rPr>
          <w:delText>Add property expressions to decrement the number of repair issues</w:delText>
        </w:r>
        <w:r w:rsidDel="00C9104C">
          <w:rPr>
            <w:noProof/>
          </w:rPr>
          <w:tab/>
        </w:r>
        <w:r w:rsidR="00D12948" w:rsidDel="00C9104C">
          <w:rPr>
            <w:noProof/>
          </w:rPr>
          <w:delText>14</w:delText>
        </w:r>
      </w:del>
    </w:p>
    <w:p w:rsidR="00FA2F9E" w:rsidDel="00C9104C" w:rsidRDefault="00FA2F9E">
      <w:pPr>
        <w:pStyle w:val="TOC4"/>
        <w:tabs>
          <w:tab w:val="left" w:pos="1760"/>
          <w:tab w:val="right" w:leader="dot" w:pos="9962"/>
        </w:tabs>
        <w:rPr>
          <w:del w:id="790" w:author="Geoff Hook" w:date="2016-10-04T14:05:00Z"/>
          <w:rFonts w:cstheme="minorBidi"/>
          <w:noProof/>
          <w:sz w:val="22"/>
          <w:szCs w:val="22"/>
        </w:rPr>
      </w:pPr>
      <w:del w:id="791" w:author="Geoff Hook" w:date="2016-10-04T14:05:00Z">
        <w:r w:rsidDel="00C9104C">
          <w:rPr>
            <w:noProof/>
          </w:rPr>
          <w:delText>3.3.4.6</w:delText>
        </w:r>
        <w:r w:rsidDel="00C9104C">
          <w:rPr>
            <w:rFonts w:cstheme="minorBidi"/>
            <w:noProof/>
            <w:sz w:val="22"/>
            <w:szCs w:val="22"/>
          </w:rPr>
          <w:tab/>
        </w:r>
        <w:r w:rsidDel="00C9104C">
          <w:rPr>
            <w:noProof/>
          </w:rPr>
          <w:delText>Add expressions to test whether we need to exit the repair loop</w:delText>
        </w:r>
        <w:r w:rsidDel="00C9104C">
          <w:rPr>
            <w:noProof/>
          </w:rPr>
          <w:tab/>
        </w:r>
        <w:r w:rsidR="00D12948" w:rsidDel="00C9104C">
          <w:rPr>
            <w:noProof/>
          </w:rPr>
          <w:delText>14</w:delText>
        </w:r>
      </w:del>
    </w:p>
    <w:p w:rsidR="00FA2F9E" w:rsidDel="00C9104C" w:rsidRDefault="00FA2F9E">
      <w:pPr>
        <w:pStyle w:val="TOC4"/>
        <w:tabs>
          <w:tab w:val="left" w:pos="1760"/>
          <w:tab w:val="right" w:leader="dot" w:pos="9962"/>
        </w:tabs>
        <w:rPr>
          <w:del w:id="792" w:author="Geoff Hook" w:date="2016-10-04T14:05:00Z"/>
          <w:rFonts w:cstheme="minorBidi"/>
          <w:noProof/>
          <w:sz w:val="22"/>
          <w:szCs w:val="22"/>
        </w:rPr>
      </w:pPr>
      <w:del w:id="793" w:author="Geoff Hook" w:date="2016-10-04T14:05:00Z">
        <w:r w:rsidDel="00C9104C">
          <w:rPr>
            <w:noProof/>
          </w:rPr>
          <w:delText>3.3.4.7</w:delText>
        </w:r>
        <w:r w:rsidDel="00C9104C">
          <w:rPr>
            <w:rFonts w:cstheme="minorBidi"/>
            <w:noProof/>
            <w:sz w:val="22"/>
            <w:szCs w:val="22"/>
          </w:rPr>
          <w:tab/>
        </w:r>
        <w:r w:rsidDel="00C9104C">
          <w:rPr>
            <w:noProof/>
          </w:rPr>
          <w:delText>Add result requests to the scenario element</w:delText>
        </w:r>
        <w:r w:rsidDel="00C9104C">
          <w:rPr>
            <w:noProof/>
          </w:rPr>
          <w:tab/>
        </w:r>
        <w:r w:rsidR="00D12948" w:rsidDel="00C9104C">
          <w:rPr>
            <w:noProof/>
          </w:rPr>
          <w:delText>15</w:delText>
        </w:r>
      </w:del>
    </w:p>
    <w:p w:rsidR="00FA2F9E" w:rsidDel="00C9104C" w:rsidRDefault="00FA2F9E">
      <w:pPr>
        <w:pStyle w:val="TOC4"/>
        <w:tabs>
          <w:tab w:val="left" w:pos="1760"/>
          <w:tab w:val="right" w:leader="dot" w:pos="9962"/>
        </w:tabs>
        <w:rPr>
          <w:del w:id="794" w:author="Geoff Hook" w:date="2016-10-04T14:05:00Z"/>
          <w:rFonts w:cstheme="minorBidi"/>
          <w:noProof/>
          <w:sz w:val="22"/>
          <w:szCs w:val="22"/>
        </w:rPr>
      </w:pPr>
      <w:del w:id="795" w:author="Geoff Hook" w:date="2016-10-04T14:05:00Z">
        <w:r w:rsidDel="00C9104C">
          <w:rPr>
            <w:noProof/>
          </w:rPr>
          <w:delText>3.3.4.8</w:delText>
        </w:r>
        <w:r w:rsidDel="00C9104C">
          <w:rPr>
            <w:rFonts w:cstheme="minorBidi"/>
            <w:noProof/>
            <w:sz w:val="22"/>
            <w:szCs w:val="22"/>
          </w:rPr>
          <w:tab/>
        </w:r>
        <w:r w:rsidDel="00C9104C">
          <w:rPr>
            <w:noProof/>
          </w:rPr>
          <w:delText>Add result requests to BPMN elements</w:delText>
        </w:r>
        <w:r w:rsidDel="00C9104C">
          <w:rPr>
            <w:noProof/>
          </w:rPr>
          <w:tab/>
        </w:r>
        <w:r w:rsidR="00D12948" w:rsidDel="00C9104C">
          <w:rPr>
            <w:noProof/>
          </w:rPr>
          <w:delText>15</w:delText>
        </w:r>
      </w:del>
    </w:p>
    <w:p w:rsidR="00FA2F9E" w:rsidDel="00C9104C" w:rsidRDefault="00FA2F9E">
      <w:pPr>
        <w:pStyle w:val="TOC2"/>
        <w:tabs>
          <w:tab w:val="left" w:pos="880"/>
          <w:tab w:val="right" w:leader="dot" w:pos="9962"/>
        </w:tabs>
        <w:rPr>
          <w:del w:id="796" w:author="Geoff Hook" w:date="2016-10-04T14:05:00Z"/>
          <w:rFonts w:cstheme="minorBidi"/>
          <w:noProof/>
          <w:sz w:val="22"/>
          <w:szCs w:val="22"/>
        </w:rPr>
      </w:pPr>
      <w:del w:id="797" w:author="Geoff Hook" w:date="2016-10-04T14:05:00Z">
        <w:r w:rsidDel="00C9104C">
          <w:rPr>
            <w:noProof/>
          </w:rPr>
          <w:delText>3.4</w:delText>
        </w:r>
        <w:r w:rsidDel="00C9104C">
          <w:rPr>
            <w:rFonts w:cstheme="minorBidi"/>
            <w:noProof/>
            <w:sz w:val="22"/>
            <w:szCs w:val="22"/>
          </w:rPr>
          <w:tab/>
        </w:r>
        <w:r w:rsidDel="00C9104C">
          <w:rPr>
            <w:noProof/>
          </w:rPr>
          <w:delText>Simulation scenario 2: Validate control perspective of primary and secondary paths</w:delText>
        </w:r>
        <w:r w:rsidDel="00C9104C">
          <w:rPr>
            <w:noProof/>
          </w:rPr>
          <w:tab/>
        </w:r>
        <w:r w:rsidR="00D12948" w:rsidDel="00C9104C">
          <w:rPr>
            <w:noProof/>
          </w:rPr>
          <w:delText>15</w:delText>
        </w:r>
      </w:del>
    </w:p>
    <w:p w:rsidR="00FA2F9E" w:rsidDel="00C9104C" w:rsidRDefault="00FA2F9E">
      <w:pPr>
        <w:pStyle w:val="TOC3"/>
        <w:tabs>
          <w:tab w:val="left" w:pos="1320"/>
          <w:tab w:val="right" w:leader="dot" w:pos="9962"/>
        </w:tabs>
        <w:rPr>
          <w:del w:id="798" w:author="Geoff Hook" w:date="2016-10-04T14:05:00Z"/>
          <w:rFonts w:cstheme="minorBidi"/>
          <w:noProof/>
          <w:sz w:val="22"/>
          <w:szCs w:val="22"/>
        </w:rPr>
      </w:pPr>
      <w:del w:id="799" w:author="Geoff Hook" w:date="2016-10-04T14:05:00Z">
        <w:r w:rsidDel="00C9104C">
          <w:rPr>
            <w:noProof/>
          </w:rPr>
          <w:delText>3.4.1</w:delText>
        </w:r>
        <w:r w:rsidDel="00C9104C">
          <w:rPr>
            <w:rFonts w:cstheme="minorBidi"/>
            <w:noProof/>
            <w:sz w:val="22"/>
            <w:szCs w:val="22"/>
          </w:rPr>
          <w:tab/>
        </w:r>
        <w:r w:rsidDel="00C9104C">
          <w:rPr>
            <w:noProof/>
          </w:rPr>
          <w:delText>Approach / Hypothesis</w:delText>
        </w:r>
        <w:r w:rsidDel="00C9104C">
          <w:rPr>
            <w:noProof/>
          </w:rPr>
          <w:tab/>
        </w:r>
        <w:r w:rsidR="00D12948" w:rsidDel="00C9104C">
          <w:rPr>
            <w:noProof/>
          </w:rPr>
          <w:delText>15</w:delText>
        </w:r>
      </w:del>
    </w:p>
    <w:p w:rsidR="00FA2F9E" w:rsidDel="00C9104C" w:rsidRDefault="00FA2F9E">
      <w:pPr>
        <w:pStyle w:val="TOC3"/>
        <w:tabs>
          <w:tab w:val="left" w:pos="1320"/>
          <w:tab w:val="right" w:leader="dot" w:pos="9962"/>
        </w:tabs>
        <w:rPr>
          <w:del w:id="800" w:author="Geoff Hook" w:date="2016-10-04T14:05:00Z"/>
          <w:rFonts w:cstheme="minorBidi"/>
          <w:noProof/>
          <w:sz w:val="22"/>
          <w:szCs w:val="22"/>
        </w:rPr>
      </w:pPr>
      <w:del w:id="801" w:author="Geoff Hook" w:date="2016-10-04T14:05:00Z">
        <w:r w:rsidDel="00C9104C">
          <w:rPr>
            <w:noProof/>
          </w:rPr>
          <w:delText>3.4.2</w:delText>
        </w:r>
        <w:r w:rsidDel="00C9104C">
          <w:rPr>
            <w:rFonts w:cstheme="minorBidi"/>
            <w:noProof/>
            <w:sz w:val="22"/>
            <w:szCs w:val="22"/>
          </w:rPr>
          <w:tab/>
        </w:r>
        <w:r w:rsidDel="00C9104C">
          <w:rPr>
            <w:noProof/>
          </w:rPr>
          <w:delText>Goals</w:delText>
        </w:r>
        <w:r w:rsidDel="00C9104C">
          <w:rPr>
            <w:noProof/>
          </w:rPr>
          <w:tab/>
        </w:r>
        <w:r w:rsidR="00D12948" w:rsidDel="00C9104C">
          <w:rPr>
            <w:noProof/>
          </w:rPr>
          <w:delText>15</w:delText>
        </w:r>
      </w:del>
    </w:p>
    <w:p w:rsidR="00FA2F9E" w:rsidDel="00C9104C" w:rsidRDefault="00FA2F9E">
      <w:pPr>
        <w:pStyle w:val="TOC3"/>
        <w:tabs>
          <w:tab w:val="left" w:pos="1320"/>
          <w:tab w:val="right" w:leader="dot" w:pos="9962"/>
        </w:tabs>
        <w:rPr>
          <w:del w:id="802" w:author="Geoff Hook" w:date="2016-10-04T14:05:00Z"/>
          <w:rFonts w:cstheme="minorBidi"/>
          <w:noProof/>
          <w:sz w:val="22"/>
          <w:szCs w:val="22"/>
        </w:rPr>
      </w:pPr>
      <w:del w:id="803" w:author="Geoff Hook" w:date="2016-10-04T14:05:00Z">
        <w:r w:rsidDel="00C9104C">
          <w:rPr>
            <w:noProof/>
          </w:rPr>
          <w:delText>3.4.3</w:delText>
        </w:r>
        <w:r w:rsidDel="00C9104C">
          <w:rPr>
            <w:rFonts w:cstheme="minorBidi"/>
            <w:noProof/>
            <w:sz w:val="22"/>
            <w:szCs w:val="22"/>
          </w:rPr>
          <w:tab/>
        </w:r>
        <w:r w:rsidDel="00C9104C">
          <w:rPr>
            <w:noProof/>
          </w:rPr>
          <w:delText>Identification of simulation parameters</w:delText>
        </w:r>
        <w:r w:rsidDel="00C9104C">
          <w:rPr>
            <w:noProof/>
          </w:rPr>
          <w:tab/>
        </w:r>
        <w:r w:rsidR="00D12948" w:rsidDel="00C9104C">
          <w:rPr>
            <w:noProof/>
          </w:rPr>
          <w:delText>15</w:delText>
        </w:r>
      </w:del>
    </w:p>
    <w:p w:rsidR="00FA2F9E" w:rsidDel="00C9104C" w:rsidRDefault="00FA2F9E">
      <w:pPr>
        <w:pStyle w:val="TOC4"/>
        <w:tabs>
          <w:tab w:val="left" w:pos="1760"/>
          <w:tab w:val="right" w:leader="dot" w:pos="9962"/>
        </w:tabs>
        <w:rPr>
          <w:del w:id="804" w:author="Geoff Hook" w:date="2016-10-04T14:05:00Z"/>
          <w:rFonts w:cstheme="minorBidi"/>
          <w:noProof/>
          <w:sz w:val="22"/>
          <w:szCs w:val="22"/>
        </w:rPr>
      </w:pPr>
      <w:del w:id="805" w:author="Geoff Hook" w:date="2016-10-04T14:05:00Z">
        <w:r w:rsidDel="00C9104C">
          <w:rPr>
            <w:noProof/>
          </w:rPr>
          <w:delText>3.4.3.1</w:delText>
        </w:r>
        <w:r w:rsidDel="00C9104C">
          <w:rPr>
            <w:rFonts w:cstheme="minorBidi"/>
            <w:noProof/>
            <w:sz w:val="22"/>
            <w:szCs w:val="22"/>
          </w:rPr>
          <w:tab/>
        </w:r>
        <w:r w:rsidDel="00C9104C">
          <w:rPr>
            <w:noProof/>
          </w:rPr>
          <w:delText>Process Trigger(s):</w:delText>
        </w:r>
        <w:r w:rsidDel="00C9104C">
          <w:rPr>
            <w:noProof/>
          </w:rPr>
          <w:tab/>
        </w:r>
        <w:r w:rsidR="00D12948" w:rsidDel="00C9104C">
          <w:rPr>
            <w:noProof/>
          </w:rPr>
          <w:delText>15</w:delText>
        </w:r>
      </w:del>
    </w:p>
    <w:p w:rsidR="00FA2F9E" w:rsidDel="00C9104C" w:rsidRDefault="00FA2F9E">
      <w:pPr>
        <w:pStyle w:val="TOC4"/>
        <w:tabs>
          <w:tab w:val="left" w:pos="1760"/>
          <w:tab w:val="right" w:leader="dot" w:pos="9962"/>
        </w:tabs>
        <w:rPr>
          <w:del w:id="806" w:author="Geoff Hook" w:date="2016-10-04T14:05:00Z"/>
          <w:rFonts w:cstheme="minorBidi"/>
          <w:noProof/>
          <w:sz w:val="22"/>
          <w:szCs w:val="22"/>
        </w:rPr>
      </w:pPr>
      <w:del w:id="807" w:author="Geoff Hook" w:date="2016-10-04T14:05:00Z">
        <w:r w:rsidDel="00C9104C">
          <w:rPr>
            <w:noProof/>
          </w:rPr>
          <w:delText>3.4.3.2</w:delText>
        </w:r>
        <w:r w:rsidDel="00C9104C">
          <w:rPr>
            <w:rFonts w:cstheme="minorBidi"/>
            <w:noProof/>
            <w:sz w:val="22"/>
            <w:szCs w:val="22"/>
          </w:rPr>
          <w:tab/>
        </w:r>
        <w:r w:rsidDel="00C9104C">
          <w:rPr>
            <w:noProof/>
          </w:rPr>
          <w:delText>Activity Durations</w:delText>
        </w:r>
        <w:r w:rsidDel="00C9104C">
          <w:rPr>
            <w:noProof/>
          </w:rPr>
          <w:tab/>
        </w:r>
        <w:r w:rsidR="00D12948" w:rsidDel="00C9104C">
          <w:rPr>
            <w:noProof/>
          </w:rPr>
          <w:delText>16</w:delText>
        </w:r>
      </w:del>
    </w:p>
    <w:p w:rsidR="00FA2F9E" w:rsidDel="00C9104C" w:rsidRDefault="00FA2F9E">
      <w:pPr>
        <w:pStyle w:val="TOC4"/>
        <w:tabs>
          <w:tab w:val="left" w:pos="1760"/>
          <w:tab w:val="right" w:leader="dot" w:pos="9962"/>
        </w:tabs>
        <w:rPr>
          <w:del w:id="808" w:author="Geoff Hook" w:date="2016-10-04T14:05:00Z"/>
          <w:rFonts w:cstheme="minorBidi"/>
          <w:noProof/>
          <w:sz w:val="22"/>
          <w:szCs w:val="22"/>
        </w:rPr>
      </w:pPr>
      <w:del w:id="809" w:author="Geoff Hook" w:date="2016-10-04T14:05:00Z">
        <w:r w:rsidDel="00C9104C">
          <w:rPr>
            <w:noProof/>
          </w:rPr>
          <w:delText>3.4.3.3</w:delText>
        </w:r>
        <w:r w:rsidDel="00C9104C">
          <w:rPr>
            <w:rFonts w:cstheme="minorBidi"/>
            <w:noProof/>
            <w:sz w:val="22"/>
            <w:szCs w:val="22"/>
          </w:rPr>
          <w:tab/>
        </w:r>
        <w:r w:rsidDel="00C9104C">
          <w:rPr>
            <w:noProof/>
          </w:rPr>
          <w:delText>Decision points</w:delText>
        </w:r>
        <w:r w:rsidDel="00C9104C">
          <w:rPr>
            <w:noProof/>
          </w:rPr>
          <w:tab/>
        </w:r>
        <w:r w:rsidR="00D12948" w:rsidDel="00C9104C">
          <w:rPr>
            <w:noProof/>
          </w:rPr>
          <w:delText>16</w:delText>
        </w:r>
      </w:del>
    </w:p>
    <w:p w:rsidR="00FA2F9E" w:rsidDel="00C9104C" w:rsidRDefault="00FA2F9E">
      <w:pPr>
        <w:pStyle w:val="TOC4"/>
        <w:tabs>
          <w:tab w:val="left" w:pos="1760"/>
          <w:tab w:val="right" w:leader="dot" w:pos="9962"/>
        </w:tabs>
        <w:rPr>
          <w:del w:id="810" w:author="Geoff Hook" w:date="2016-10-04T14:05:00Z"/>
          <w:rFonts w:cstheme="minorBidi"/>
          <w:noProof/>
          <w:sz w:val="22"/>
          <w:szCs w:val="22"/>
        </w:rPr>
      </w:pPr>
      <w:del w:id="811" w:author="Geoff Hook" w:date="2016-10-04T14:05:00Z">
        <w:r w:rsidDel="00C9104C">
          <w:rPr>
            <w:noProof/>
          </w:rPr>
          <w:lastRenderedPageBreak/>
          <w:delText>3.4.3.4</w:delText>
        </w:r>
        <w:r w:rsidDel="00C9104C">
          <w:rPr>
            <w:rFonts w:cstheme="minorBidi"/>
            <w:noProof/>
            <w:sz w:val="22"/>
            <w:szCs w:val="22"/>
          </w:rPr>
          <w:tab/>
        </w:r>
        <w:r w:rsidDel="00C9104C">
          <w:rPr>
            <w:noProof/>
          </w:rPr>
          <w:delText>Resources</w:delText>
        </w:r>
        <w:r w:rsidDel="00C9104C">
          <w:rPr>
            <w:noProof/>
          </w:rPr>
          <w:tab/>
        </w:r>
        <w:r w:rsidR="00D12948" w:rsidDel="00C9104C">
          <w:rPr>
            <w:noProof/>
          </w:rPr>
          <w:delText>16</w:delText>
        </w:r>
      </w:del>
    </w:p>
    <w:p w:rsidR="00FA2F9E" w:rsidDel="00C9104C" w:rsidRDefault="00FA2F9E">
      <w:pPr>
        <w:pStyle w:val="TOC4"/>
        <w:tabs>
          <w:tab w:val="left" w:pos="1760"/>
          <w:tab w:val="right" w:leader="dot" w:pos="9962"/>
        </w:tabs>
        <w:rPr>
          <w:del w:id="812" w:author="Geoff Hook" w:date="2016-10-04T14:05:00Z"/>
          <w:rFonts w:cstheme="minorBidi"/>
          <w:noProof/>
          <w:sz w:val="22"/>
          <w:szCs w:val="22"/>
        </w:rPr>
      </w:pPr>
      <w:del w:id="813" w:author="Geoff Hook" w:date="2016-10-04T14:05:00Z">
        <w:r w:rsidDel="00C9104C">
          <w:rPr>
            <w:noProof/>
          </w:rPr>
          <w:delText>3.4.3.5</w:delText>
        </w:r>
        <w:r w:rsidDel="00C9104C">
          <w:rPr>
            <w:rFonts w:cstheme="minorBidi"/>
            <w:noProof/>
            <w:sz w:val="22"/>
            <w:szCs w:val="22"/>
          </w:rPr>
          <w:tab/>
        </w:r>
        <w:r w:rsidDel="00C9104C">
          <w:rPr>
            <w:noProof/>
          </w:rPr>
          <w:delText>Results requested</w:delText>
        </w:r>
        <w:r w:rsidDel="00C9104C">
          <w:rPr>
            <w:noProof/>
          </w:rPr>
          <w:tab/>
        </w:r>
        <w:r w:rsidR="00D12948" w:rsidDel="00C9104C">
          <w:rPr>
            <w:noProof/>
          </w:rPr>
          <w:delText>16</w:delText>
        </w:r>
      </w:del>
    </w:p>
    <w:p w:rsidR="00FA2F9E" w:rsidDel="00C9104C" w:rsidRDefault="00FA2F9E">
      <w:pPr>
        <w:pStyle w:val="TOC3"/>
        <w:tabs>
          <w:tab w:val="left" w:pos="1320"/>
          <w:tab w:val="right" w:leader="dot" w:pos="9962"/>
        </w:tabs>
        <w:rPr>
          <w:del w:id="814" w:author="Geoff Hook" w:date="2016-10-04T14:05:00Z"/>
          <w:rFonts w:cstheme="minorBidi"/>
          <w:noProof/>
          <w:sz w:val="22"/>
          <w:szCs w:val="22"/>
        </w:rPr>
      </w:pPr>
      <w:del w:id="815" w:author="Geoff Hook" w:date="2016-10-04T14:05:00Z">
        <w:r w:rsidRPr="00B766E2" w:rsidDel="00C9104C">
          <w:rPr>
            <w:rFonts w:eastAsiaTheme="majorEastAsia"/>
            <w:noProof/>
          </w:rPr>
          <w:delText>3.4.4</w:delText>
        </w:r>
        <w:r w:rsidDel="00C9104C">
          <w:rPr>
            <w:rFonts w:cstheme="minorBidi"/>
            <w:noProof/>
            <w:sz w:val="22"/>
            <w:szCs w:val="22"/>
          </w:rPr>
          <w:tab/>
        </w:r>
        <w:r w:rsidDel="00C9104C">
          <w:rPr>
            <w:noProof/>
          </w:rPr>
          <w:delText>How the model provides for that data to be captured</w:delText>
        </w:r>
        <w:r w:rsidDel="00C9104C">
          <w:rPr>
            <w:noProof/>
          </w:rPr>
          <w:tab/>
        </w:r>
        <w:r w:rsidR="00D12948" w:rsidDel="00C9104C">
          <w:rPr>
            <w:noProof/>
          </w:rPr>
          <w:delText>16</w:delText>
        </w:r>
      </w:del>
    </w:p>
    <w:p w:rsidR="00FA2F9E" w:rsidDel="00C9104C" w:rsidRDefault="00FA2F9E">
      <w:pPr>
        <w:pStyle w:val="TOC4"/>
        <w:tabs>
          <w:tab w:val="left" w:pos="1760"/>
          <w:tab w:val="right" w:leader="dot" w:pos="9962"/>
        </w:tabs>
        <w:rPr>
          <w:del w:id="816" w:author="Geoff Hook" w:date="2016-10-04T14:05:00Z"/>
          <w:rFonts w:cstheme="minorBidi"/>
          <w:noProof/>
          <w:sz w:val="22"/>
          <w:szCs w:val="22"/>
        </w:rPr>
      </w:pPr>
      <w:del w:id="817" w:author="Geoff Hook" w:date="2016-10-04T14:05:00Z">
        <w:r w:rsidRPr="00B766E2" w:rsidDel="00C9104C">
          <w:rPr>
            <w:rFonts w:eastAsiaTheme="majorEastAsia"/>
            <w:noProof/>
          </w:rPr>
          <w:delText>3.4.4.1</w:delText>
        </w:r>
        <w:r w:rsidDel="00C9104C">
          <w:rPr>
            <w:rFonts w:cstheme="minorBidi"/>
            <w:noProof/>
            <w:sz w:val="22"/>
            <w:szCs w:val="22"/>
          </w:rPr>
          <w:tab/>
        </w:r>
        <w:r w:rsidRPr="00B766E2" w:rsidDel="00C9104C">
          <w:rPr>
            <w:rFonts w:eastAsiaTheme="majorEastAsia"/>
            <w:noProof/>
          </w:rPr>
          <w:delText>Define an additional scenario element</w:delText>
        </w:r>
        <w:r w:rsidDel="00C9104C">
          <w:rPr>
            <w:noProof/>
          </w:rPr>
          <w:tab/>
        </w:r>
        <w:r w:rsidR="00D12948" w:rsidDel="00C9104C">
          <w:rPr>
            <w:noProof/>
          </w:rPr>
          <w:delText>16</w:delText>
        </w:r>
      </w:del>
    </w:p>
    <w:p w:rsidR="00FA2F9E" w:rsidDel="00C9104C" w:rsidRDefault="00FA2F9E">
      <w:pPr>
        <w:pStyle w:val="TOC4"/>
        <w:tabs>
          <w:tab w:val="left" w:pos="1760"/>
          <w:tab w:val="right" w:leader="dot" w:pos="9962"/>
        </w:tabs>
        <w:rPr>
          <w:del w:id="818" w:author="Geoff Hook" w:date="2016-10-04T14:05:00Z"/>
          <w:rFonts w:cstheme="minorBidi"/>
          <w:noProof/>
          <w:sz w:val="22"/>
          <w:szCs w:val="22"/>
        </w:rPr>
      </w:pPr>
      <w:del w:id="819" w:author="Geoff Hook" w:date="2016-10-04T14:05:00Z">
        <w:r w:rsidRPr="00B766E2" w:rsidDel="00C9104C">
          <w:rPr>
            <w:rFonts w:eastAsiaTheme="majorEastAsia"/>
            <w:noProof/>
          </w:rPr>
          <w:delText>3.4.4.2</w:delText>
        </w:r>
        <w:r w:rsidDel="00C9104C">
          <w:rPr>
            <w:rFonts w:cstheme="minorBidi"/>
            <w:noProof/>
            <w:sz w:val="22"/>
            <w:szCs w:val="22"/>
          </w:rPr>
          <w:tab/>
        </w:r>
        <w:r w:rsidRPr="00B766E2" w:rsidDel="00C9104C">
          <w:rPr>
            <w:rFonts w:eastAsiaTheme="majorEastAsia"/>
            <w:noProof/>
          </w:rPr>
          <w:delText>Add parameters to the secondary path’s start event</w:delText>
        </w:r>
        <w:r w:rsidDel="00C9104C">
          <w:rPr>
            <w:noProof/>
          </w:rPr>
          <w:tab/>
        </w:r>
        <w:r w:rsidR="00D12948" w:rsidDel="00C9104C">
          <w:rPr>
            <w:noProof/>
          </w:rPr>
          <w:delText>16</w:delText>
        </w:r>
      </w:del>
    </w:p>
    <w:p w:rsidR="00FA2F9E" w:rsidDel="00C9104C" w:rsidRDefault="00FA2F9E">
      <w:pPr>
        <w:pStyle w:val="TOC2"/>
        <w:tabs>
          <w:tab w:val="left" w:pos="880"/>
          <w:tab w:val="right" w:leader="dot" w:pos="9962"/>
        </w:tabs>
        <w:rPr>
          <w:del w:id="820" w:author="Geoff Hook" w:date="2016-10-04T14:05:00Z"/>
          <w:rFonts w:cstheme="minorBidi"/>
          <w:noProof/>
          <w:sz w:val="22"/>
          <w:szCs w:val="22"/>
        </w:rPr>
      </w:pPr>
      <w:del w:id="821" w:author="Geoff Hook" w:date="2016-10-04T14:05:00Z">
        <w:r w:rsidDel="00C9104C">
          <w:rPr>
            <w:noProof/>
          </w:rPr>
          <w:delText>3.5</w:delText>
        </w:r>
        <w:r w:rsidDel="00C9104C">
          <w:rPr>
            <w:rFonts w:cstheme="minorBidi"/>
            <w:noProof/>
            <w:sz w:val="22"/>
            <w:szCs w:val="22"/>
          </w:rPr>
          <w:tab/>
        </w:r>
        <w:r w:rsidDel="00C9104C">
          <w:rPr>
            <w:noProof/>
          </w:rPr>
          <w:delText>Conclusions and further investigations</w:delText>
        </w:r>
        <w:r w:rsidDel="00C9104C">
          <w:rPr>
            <w:noProof/>
          </w:rPr>
          <w:tab/>
        </w:r>
        <w:r w:rsidR="00D12948" w:rsidDel="00C9104C">
          <w:rPr>
            <w:noProof/>
          </w:rPr>
          <w:delText>17</w:delText>
        </w:r>
      </w:del>
    </w:p>
    <w:p w:rsidR="00FA2F9E" w:rsidDel="00C9104C" w:rsidRDefault="00FA2F9E">
      <w:pPr>
        <w:pStyle w:val="TOC1"/>
        <w:tabs>
          <w:tab w:val="left" w:pos="480"/>
          <w:tab w:val="right" w:leader="dot" w:pos="9962"/>
        </w:tabs>
        <w:rPr>
          <w:del w:id="822" w:author="Geoff Hook" w:date="2016-10-04T14:05:00Z"/>
          <w:rFonts w:cstheme="minorBidi"/>
          <w:noProof/>
          <w:sz w:val="22"/>
          <w:szCs w:val="22"/>
        </w:rPr>
      </w:pPr>
      <w:del w:id="823" w:author="Geoff Hook" w:date="2016-10-04T14:05:00Z">
        <w:r w:rsidDel="00C9104C">
          <w:rPr>
            <w:noProof/>
          </w:rPr>
          <w:delText>4</w:delText>
        </w:r>
        <w:r w:rsidDel="00C9104C">
          <w:rPr>
            <w:rFonts w:cstheme="minorBidi"/>
            <w:noProof/>
            <w:sz w:val="22"/>
            <w:szCs w:val="22"/>
          </w:rPr>
          <w:tab/>
        </w:r>
        <w:r w:rsidDel="00C9104C">
          <w:rPr>
            <w:noProof/>
          </w:rPr>
          <w:delText>Example 2: Originating a home loan</w:delText>
        </w:r>
        <w:r w:rsidDel="00C9104C">
          <w:rPr>
            <w:noProof/>
          </w:rPr>
          <w:tab/>
        </w:r>
        <w:r w:rsidR="00D12948" w:rsidDel="00C9104C">
          <w:rPr>
            <w:noProof/>
          </w:rPr>
          <w:delText>18</w:delText>
        </w:r>
      </w:del>
    </w:p>
    <w:p w:rsidR="00FA2F9E" w:rsidDel="00C9104C" w:rsidRDefault="00FA2F9E">
      <w:pPr>
        <w:pStyle w:val="TOC2"/>
        <w:tabs>
          <w:tab w:val="left" w:pos="880"/>
          <w:tab w:val="right" w:leader="dot" w:pos="9962"/>
        </w:tabs>
        <w:rPr>
          <w:del w:id="824" w:author="Geoff Hook" w:date="2016-10-04T14:05:00Z"/>
          <w:rFonts w:cstheme="minorBidi"/>
          <w:noProof/>
          <w:sz w:val="22"/>
          <w:szCs w:val="22"/>
        </w:rPr>
      </w:pPr>
      <w:del w:id="825" w:author="Geoff Hook" w:date="2016-10-04T14:05:00Z">
        <w:r w:rsidDel="00C9104C">
          <w:rPr>
            <w:noProof/>
          </w:rPr>
          <w:delText>4.1</w:delText>
        </w:r>
        <w:r w:rsidDel="00C9104C">
          <w:rPr>
            <w:rFonts w:cstheme="minorBidi"/>
            <w:noProof/>
            <w:sz w:val="22"/>
            <w:szCs w:val="22"/>
          </w:rPr>
          <w:tab/>
        </w:r>
        <w:r w:rsidDel="00C9104C">
          <w:rPr>
            <w:noProof/>
          </w:rPr>
          <w:delText>Use</w:delText>
        </w:r>
        <w:r w:rsidRPr="00B766E2" w:rsidDel="00C9104C">
          <w:rPr>
            <w:rFonts w:eastAsia="Liberation Sans"/>
            <w:noProof/>
          </w:rPr>
          <w:delText xml:space="preserve"> </w:delText>
        </w:r>
        <w:r w:rsidDel="00C9104C">
          <w:rPr>
            <w:noProof/>
          </w:rPr>
          <w:delText>Case</w:delText>
        </w:r>
        <w:r w:rsidRPr="00B766E2" w:rsidDel="00C9104C">
          <w:rPr>
            <w:rFonts w:eastAsia="Liberation Sans"/>
            <w:noProof/>
          </w:rPr>
          <w:delText>: Originate a home loan</w:delText>
        </w:r>
        <w:r w:rsidDel="00C9104C">
          <w:rPr>
            <w:noProof/>
          </w:rPr>
          <w:tab/>
        </w:r>
        <w:r w:rsidR="00D12948" w:rsidDel="00C9104C">
          <w:rPr>
            <w:noProof/>
          </w:rPr>
          <w:delText>18</w:delText>
        </w:r>
      </w:del>
    </w:p>
    <w:p w:rsidR="00FA2F9E" w:rsidDel="00C9104C" w:rsidRDefault="00FA2F9E">
      <w:pPr>
        <w:pStyle w:val="TOC3"/>
        <w:tabs>
          <w:tab w:val="left" w:pos="1320"/>
          <w:tab w:val="right" w:leader="dot" w:pos="9962"/>
        </w:tabs>
        <w:rPr>
          <w:del w:id="826" w:author="Geoff Hook" w:date="2016-10-04T14:05:00Z"/>
          <w:rFonts w:cstheme="minorBidi"/>
          <w:noProof/>
          <w:sz w:val="22"/>
          <w:szCs w:val="22"/>
        </w:rPr>
      </w:pPr>
      <w:del w:id="827" w:author="Geoff Hook" w:date="2016-10-04T14:05:00Z">
        <w:r w:rsidDel="00C9104C">
          <w:rPr>
            <w:noProof/>
          </w:rPr>
          <w:delText>4.1.1</w:delText>
        </w:r>
        <w:r w:rsidDel="00C9104C">
          <w:rPr>
            <w:rFonts w:cstheme="minorBidi"/>
            <w:noProof/>
            <w:sz w:val="22"/>
            <w:szCs w:val="22"/>
          </w:rPr>
          <w:tab/>
        </w:r>
        <w:r w:rsidDel="00C9104C">
          <w:rPr>
            <w:noProof/>
          </w:rPr>
          <w:delText>Process Description</w:delText>
        </w:r>
        <w:r w:rsidDel="00C9104C">
          <w:rPr>
            <w:noProof/>
          </w:rPr>
          <w:tab/>
        </w:r>
        <w:r w:rsidR="00D12948" w:rsidDel="00C9104C">
          <w:rPr>
            <w:noProof/>
          </w:rPr>
          <w:delText>18</w:delText>
        </w:r>
      </w:del>
    </w:p>
    <w:p w:rsidR="00FA2F9E" w:rsidDel="00C9104C" w:rsidRDefault="00FA2F9E">
      <w:pPr>
        <w:pStyle w:val="TOC2"/>
        <w:tabs>
          <w:tab w:val="left" w:pos="880"/>
          <w:tab w:val="right" w:leader="dot" w:pos="9962"/>
        </w:tabs>
        <w:rPr>
          <w:del w:id="828" w:author="Geoff Hook" w:date="2016-10-04T14:05:00Z"/>
          <w:rFonts w:cstheme="minorBidi"/>
          <w:noProof/>
          <w:sz w:val="22"/>
          <w:szCs w:val="22"/>
        </w:rPr>
      </w:pPr>
      <w:del w:id="829" w:author="Geoff Hook" w:date="2016-10-04T14:05:00Z">
        <w:r w:rsidDel="00C9104C">
          <w:rPr>
            <w:noProof/>
          </w:rPr>
          <w:delText>4.2</w:delText>
        </w:r>
        <w:r w:rsidDel="00C9104C">
          <w:rPr>
            <w:rFonts w:cstheme="minorBidi"/>
            <w:noProof/>
            <w:sz w:val="22"/>
            <w:szCs w:val="22"/>
          </w:rPr>
          <w:tab/>
        </w:r>
        <w:r w:rsidDel="00C9104C">
          <w:rPr>
            <w:noProof/>
          </w:rPr>
          <w:delText>BPMN 2.0 Diagram of: Originate a home loan</w:delText>
        </w:r>
        <w:r w:rsidDel="00C9104C">
          <w:rPr>
            <w:noProof/>
          </w:rPr>
          <w:tab/>
        </w:r>
        <w:r w:rsidR="00D12948" w:rsidDel="00C9104C">
          <w:rPr>
            <w:noProof/>
          </w:rPr>
          <w:delText>19</w:delText>
        </w:r>
      </w:del>
    </w:p>
    <w:p w:rsidR="00FA2F9E" w:rsidRPr="00FA2F9E" w:rsidDel="00C9104C" w:rsidRDefault="00FA2F9E">
      <w:pPr>
        <w:pStyle w:val="TOC2"/>
        <w:tabs>
          <w:tab w:val="left" w:pos="880"/>
          <w:tab w:val="right" w:leader="dot" w:pos="9962"/>
        </w:tabs>
        <w:rPr>
          <w:del w:id="830" w:author="Geoff Hook" w:date="2016-10-04T14:05:00Z"/>
          <w:rFonts w:cstheme="minorBidi"/>
          <w:noProof/>
          <w:sz w:val="22"/>
          <w:szCs w:val="22"/>
          <w:lang w:val="fr-CA"/>
        </w:rPr>
      </w:pPr>
      <w:del w:id="831" w:author="Geoff Hook" w:date="2016-10-04T14:05:00Z">
        <w:r w:rsidRPr="00FA2F9E" w:rsidDel="00C9104C">
          <w:rPr>
            <w:noProof/>
            <w:lang w:val="fr-CA"/>
          </w:rPr>
          <w:delText>4.3</w:delText>
        </w:r>
        <w:r w:rsidRPr="00FA2F9E" w:rsidDel="00C9104C">
          <w:rPr>
            <w:rFonts w:cstheme="minorBidi"/>
            <w:noProof/>
            <w:sz w:val="22"/>
            <w:szCs w:val="22"/>
            <w:lang w:val="fr-CA"/>
          </w:rPr>
          <w:tab/>
        </w:r>
        <w:r w:rsidRPr="00FA2F9E" w:rsidDel="00C9104C">
          <w:rPr>
            <w:noProof/>
            <w:lang w:val="fr-CA"/>
          </w:rPr>
          <w:delText>Simulation scenario 1: Explore temporal perspective</w:delText>
        </w:r>
        <w:r w:rsidRPr="00FA2F9E" w:rsidDel="00C9104C">
          <w:rPr>
            <w:noProof/>
            <w:lang w:val="fr-CA"/>
          </w:rPr>
          <w:tab/>
        </w:r>
        <w:r w:rsidR="00D12948" w:rsidDel="00C9104C">
          <w:rPr>
            <w:noProof/>
            <w:lang w:val="fr-CA"/>
          </w:rPr>
          <w:delText>20</w:delText>
        </w:r>
      </w:del>
    </w:p>
    <w:p w:rsidR="00FA2F9E" w:rsidDel="00C9104C" w:rsidRDefault="00FA2F9E">
      <w:pPr>
        <w:pStyle w:val="TOC3"/>
        <w:tabs>
          <w:tab w:val="left" w:pos="1320"/>
          <w:tab w:val="right" w:leader="dot" w:pos="9962"/>
        </w:tabs>
        <w:rPr>
          <w:del w:id="832" w:author="Geoff Hook" w:date="2016-10-04T14:05:00Z"/>
          <w:rFonts w:cstheme="minorBidi"/>
          <w:noProof/>
          <w:sz w:val="22"/>
          <w:szCs w:val="22"/>
        </w:rPr>
      </w:pPr>
      <w:del w:id="833" w:author="Geoff Hook" w:date="2016-10-04T14:05:00Z">
        <w:r w:rsidDel="00C9104C">
          <w:rPr>
            <w:noProof/>
          </w:rPr>
          <w:delText>4.3.1</w:delText>
        </w:r>
        <w:r w:rsidDel="00C9104C">
          <w:rPr>
            <w:rFonts w:cstheme="minorBidi"/>
            <w:noProof/>
            <w:sz w:val="22"/>
            <w:szCs w:val="22"/>
          </w:rPr>
          <w:tab/>
        </w:r>
        <w:r w:rsidDel="00C9104C">
          <w:rPr>
            <w:noProof/>
          </w:rPr>
          <w:delText>Approach / Hypothesis</w:delText>
        </w:r>
        <w:r w:rsidDel="00C9104C">
          <w:rPr>
            <w:noProof/>
          </w:rPr>
          <w:tab/>
        </w:r>
        <w:r w:rsidR="00D12948" w:rsidDel="00C9104C">
          <w:rPr>
            <w:noProof/>
          </w:rPr>
          <w:delText>20</w:delText>
        </w:r>
      </w:del>
    </w:p>
    <w:p w:rsidR="00FA2F9E" w:rsidDel="00C9104C" w:rsidRDefault="00FA2F9E">
      <w:pPr>
        <w:pStyle w:val="TOC3"/>
        <w:tabs>
          <w:tab w:val="left" w:pos="1320"/>
          <w:tab w:val="right" w:leader="dot" w:pos="9962"/>
        </w:tabs>
        <w:rPr>
          <w:del w:id="834" w:author="Geoff Hook" w:date="2016-10-04T14:05:00Z"/>
          <w:rFonts w:cstheme="minorBidi"/>
          <w:noProof/>
          <w:sz w:val="22"/>
          <w:szCs w:val="22"/>
        </w:rPr>
      </w:pPr>
      <w:del w:id="835" w:author="Geoff Hook" w:date="2016-10-04T14:05:00Z">
        <w:r w:rsidDel="00C9104C">
          <w:rPr>
            <w:noProof/>
          </w:rPr>
          <w:delText>4.3.2</w:delText>
        </w:r>
        <w:r w:rsidDel="00C9104C">
          <w:rPr>
            <w:rFonts w:cstheme="minorBidi"/>
            <w:noProof/>
            <w:sz w:val="22"/>
            <w:szCs w:val="22"/>
          </w:rPr>
          <w:tab/>
        </w:r>
        <w:r w:rsidDel="00C9104C">
          <w:rPr>
            <w:noProof/>
          </w:rPr>
          <w:delText>Goal</w:delText>
        </w:r>
        <w:r w:rsidDel="00C9104C">
          <w:rPr>
            <w:noProof/>
          </w:rPr>
          <w:tab/>
        </w:r>
        <w:r w:rsidR="00D12948" w:rsidDel="00C9104C">
          <w:rPr>
            <w:noProof/>
          </w:rPr>
          <w:delText>20</w:delText>
        </w:r>
      </w:del>
    </w:p>
    <w:p w:rsidR="00FA2F9E" w:rsidDel="00C9104C" w:rsidRDefault="00FA2F9E">
      <w:pPr>
        <w:pStyle w:val="TOC3"/>
        <w:tabs>
          <w:tab w:val="left" w:pos="1320"/>
          <w:tab w:val="right" w:leader="dot" w:pos="9962"/>
        </w:tabs>
        <w:rPr>
          <w:del w:id="836" w:author="Geoff Hook" w:date="2016-10-04T14:05:00Z"/>
          <w:rFonts w:cstheme="minorBidi"/>
          <w:noProof/>
          <w:sz w:val="22"/>
          <w:szCs w:val="22"/>
        </w:rPr>
      </w:pPr>
      <w:del w:id="837" w:author="Geoff Hook" w:date="2016-10-04T14:05:00Z">
        <w:r w:rsidDel="00C9104C">
          <w:rPr>
            <w:noProof/>
          </w:rPr>
          <w:delText>4.3.3</w:delText>
        </w:r>
        <w:r w:rsidDel="00C9104C">
          <w:rPr>
            <w:rFonts w:cstheme="minorBidi"/>
            <w:noProof/>
            <w:sz w:val="22"/>
            <w:szCs w:val="22"/>
          </w:rPr>
          <w:tab/>
        </w:r>
        <w:r w:rsidDel="00C9104C">
          <w:rPr>
            <w:noProof/>
          </w:rPr>
          <w:delText>Identification of simulation parameters</w:delText>
        </w:r>
        <w:r w:rsidDel="00C9104C">
          <w:rPr>
            <w:noProof/>
          </w:rPr>
          <w:tab/>
        </w:r>
        <w:r w:rsidR="00D12948" w:rsidDel="00C9104C">
          <w:rPr>
            <w:noProof/>
          </w:rPr>
          <w:delText>20</w:delText>
        </w:r>
      </w:del>
    </w:p>
    <w:p w:rsidR="00FA2F9E" w:rsidDel="00C9104C" w:rsidRDefault="00FA2F9E">
      <w:pPr>
        <w:pStyle w:val="TOC4"/>
        <w:tabs>
          <w:tab w:val="left" w:pos="1760"/>
          <w:tab w:val="right" w:leader="dot" w:pos="9962"/>
        </w:tabs>
        <w:rPr>
          <w:del w:id="838" w:author="Geoff Hook" w:date="2016-10-04T14:05:00Z"/>
          <w:rFonts w:cstheme="minorBidi"/>
          <w:noProof/>
          <w:sz w:val="22"/>
          <w:szCs w:val="22"/>
        </w:rPr>
      </w:pPr>
      <w:del w:id="839" w:author="Geoff Hook" w:date="2016-10-04T14:05:00Z">
        <w:r w:rsidDel="00C9104C">
          <w:rPr>
            <w:noProof/>
          </w:rPr>
          <w:delText>4.3.3.1</w:delText>
        </w:r>
        <w:r w:rsidDel="00C9104C">
          <w:rPr>
            <w:rFonts w:cstheme="minorBidi"/>
            <w:noProof/>
            <w:sz w:val="22"/>
            <w:szCs w:val="22"/>
          </w:rPr>
          <w:tab/>
        </w:r>
        <w:r w:rsidDel="00C9104C">
          <w:rPr>
            <w:noProof/>
          </w:rPr>
          <w:delText>Simulation parameters</w:delText>
        </w:r>
        <w:r w:rsidDel="00C9104C">
          <w:rPr>
            <w:noProof/>
          </w:rPr>
          <w:tab/>
        </w:r>
        <w:r w:rsidR="00D12948" w:rsidDel="00C9104C">
          <w:rPr>
            <w:noProof/>
          </w:rPr>
          <w:delText>20</w:delText>
        </w:r>
      </w:del>
    </w:p>
    <w:p w:rsidR="00FA2F9E" w:rsidDel="00C9104C" w:rsidRDefault="00FA2F9E">
      <w:pPr>
        <w:pStyle w:val="TOC4"/>
        <w:tabs>
          <w:tab w:val="left" w:pos="1760"/>
          <w:tab w:val="right" w:leader="dot" w:pos="9962"/>
        </w:tabs>
        <w:rPr>
          <w:del w:id="840" w:author="Geoff Hook" w:date="2016-10-04T14:05:00Z"/>
          <w:rFonts w:cstheme="minorBidi"/>
          <w:noProof/>
          <w:sz w:val="22"/>
          <w:szCs w:val="22"/>
        </w:rPr>
      </w:pPr>
      <w:del w:id="841" w:author="Geoff Hook" w:date="2016-10-04T14:05:00Z">
        <w:r w:rsidDel="00C9104C">
          <w:rPr>
            <w:noProof/>
          </w:rPr>
          <w:delText>4.3.3.2</w:delText>
        </w:r>
        <w:r w:rsidDel="00C9104C">
          <w:rPr>
            <w:rFonts w:cstheme="minorBidi"/>
            <w:noProof/>
            <w:sz w:val="22"/>
            <w:szCs w:val="22"/>
          </w:rPr>
          <w:tab/>
        </w:r>
        <w:r w:rsidDel="00C9104C">
          <w:rPr>
            <w:noProof/>
          </w:rPr>
          <w:delText>Process Triggers</w:delText>
        </w:r>
        <w:r w:rsidDel="00C9104C">
          <w:rPr>
            <w:noProof/>
          </w:rPr>
          <w:tab/>
        </w:r>
        <w:r w:rsidR="00D12948" w:rsidDel="00C9104C">
          <w:rPr>
            <w:noProof/>
          </w:rPr>
          <w:delText>20</w:delText>
        </w:r>
      </w:del>
    </w:p>
    <w:p w:rsidR="00FA2F9E" w:rsidDel="00C9104C" w:rsidRDefault="00FA2F9E">
      <w:pPr>
        <w:pStyle w:val="TOC4"/>
        <w:tabs>
          <w:tab w:val="left" w:pos="1760"/>
          <w:tab w:val="right" w:leader="dot" w:pos="9962"/>
        </w:tabs>
        <w:rPr>
          <w:del w:id="842" w:author="Geoff Hook" w:date="2016-10-04T14:05:00Z"/>
          <w:rFonts w:cstheme="minorBidi"/>
          <w:noProof/>
          <w:sz w:val="22"/>
          <w:szCs w:val="22"/>
        </w:rPr>
      </w:pPr>
      <w:del w:id="843" w:author="Geoff Hook" w:date="2016-10-04T14:05:00Z">
        <w:r w:rsidDel="00C9104C">
          <w:rPr>
            <w:noProof/>
          </w:rPr>
          <w:delText>4.3.3.3</w:delText>
        </w:r>
        <w:r w:rsidDel="00C9104C">
          <w:rPr>
            <w:rFonts w:cstheme="minorBidi"/>
            <w:noProof/>
            <w:sz w:val="22"/>
            <w:szCs w:val="22"/>
          </w:rPr>
          <w:tab/>
        </w:r>
        <w:r w:rsidDel="00C9104C">
          <w:rPr>
            <w:noProof/>
          </w:rPr>
          <w:delText>Activity Durations</w:delText>
        </w:r>
        <w:r w:rsidDel="00C9104C">
          <w:rPr>
            <w:noProof/>
          </w:rPr>
          <w:tab/>
        </w:r>
        <w:r w:rsidR="00D12948" w:rsidDel="00C9104C">
          <w:rPr>
            <w:noProof/>
          </w:rPr>
          <w:delText>21</w:delText>
        </w:r>
      </w:del>
    </w:p>
    <w:p w:rsidR="00FA2F9E" w:rsidDel="00C9104C" w:rsidRDefault="00FA2F9E">
      <w:pPr>
        <w:pStyle w:val="TOC4"/>
        <w:tabs>
          <w:tab w:val="left" w:pos="1760"/>
          <w:tab w:val="right" w:leader="dot" w:pos="9962"/>
        </w:tabs>
        <w:rPr>
          <w:del w:id="844" w:author="Geoff Hook" w:date="2016-10-04T14:05:00Z"/>
          <w:rFonts w:cstheme="minorBidi"/>
          <w:noProof/>
          <w:sz w:val="22"/>
          <w:szCs w:val="22"/>
        </w:rPr>
      </w:pPr>
      <w:del w:id="845" w:author="Geoff Hook" w:date="2016-10-04T14:05:00Z">
        <w:r w:rsidDel="00C9104C">
          <w:rPr>
            <w:noProof/>
          </w:rPr>
          <w:delText>4.3.3.4</w:delText>
        </w:r>
        <w:r w:rsidDel="00C9104C">
          <w:rPr>
            <w:rFonts w:cstheme="minorBidi"/>
            <w:noProof/>
            <w:sz w:val="22"/>
            <w:szCs w:val="22"/>
          </w:rPr>
          <w:tab/>
        </w:r>
        <w:r w:rsidDel="00C9104C">
          <w:rPr>
            <w:noProof/>
          </w:rPr>
          <w:delText>Decision points</w:delText>
        </w:r>
        <w:r w:rsidDel="00C9104C">
          <w:rPr>
            <w:noProof/>
          </w:rPr>
          <w:tab/>
        </w:r>
        <w:r w:rsidR="00D12948" w:rsidDel="00C9104C">
          <w:rPr>
            <w:noProof/>
          </w:rPr>
          <w:delText>21</w:delText>
        </w:r>
      </w:del>
    </w:p>
    <w:p w:rsidR="00FA2F9E" w:rsidDel="00C9104C" w:rsidRDefault="00FA2F9E">
      <w:pPr>
        <w:pStyle w:val="TOC4"/>
        <w:tabs>
          <w:tab w:val="left" w:pos="1760"/>
          <w:tab w:val="right" w:leader="dot" w:pos="9962"/>
        </w:tabs>
        <w:rPr>
          <w:del w:id="846" w:author="Geoff Hook" w:date="2016-10-04T14:05:00Z"/>
          <w:rFonts w:cstheme="minorBidi"/>
          <w:noProof/>
          <w:sz w:val="22"/>
          <w:szCs w:val="22"/>
        </w:rPr>
      </w:pPr>
      <w:del w:id="847" w:author="Geoff Hook" w:date="2016-10-04T14:05:00Z">
        <w:r w:rsidDel="00C9104C">
          <w:rPr>
            <w:noProof/>
          </w:rPr>
          <w:delText>4.3.3.5</w:delText>
        </w:r>
        <w:r w:rsidDel="00C9104C">
          <w:rPr>
            <w:rFonts w:cstheme="minorBidi"/>
            <w:noProof/>
            <w:sz w:val="22"/>
            <w:szCs w:val="22"/>
          </w:rPr>
          <w:tab/>
        </w:r>
        <w:r w:rsidDel="00C9104C">
          <w:rPr>
            <w:noProof/>
          </w:rPr>
          <w:delText>Resources</w:delText>
        </w:r>
        <w:r w:rsidDel="00C9104C">
          <w:rPr>
            <w:noProof/>
          </w:rPr>
          <w:tab/>
        </w:r>
        <w:r w:rsidR="00D12948" w:rsidDel="00C9104C">
          <w:rPr>
            <w:noProof/>
          </w:rPr>
          <w:delText>21</w:delText>
        </w:r>
      </w:del>
    </w:p>
    <w:p w:rsidR="00FA2F9E" w:rsidDel="00C9104C" w:rsidRDefault="00FA2F9E">
      <w:pPr>
        <w:pStyle w:val="TOC4"/>
        <w:tabs>
          <w:tab w:val="left" w:pos="1760"/>
          <w:tab w:val="right" w:leader="dot" w:pos="9962"/>
        </w:tabs>
        <w:rPr>
          <w:del w:id="848" w:author="Geoff Hook" w:date="2016-10-04T14:05:00Z"/>
          <w:rFonts w:cstheme="minorBidi"/>
          <w:noProof/>
          <w:sz w:val="22"/>
          <w:szCs w:val="22"/>
        </w:rPr>
      </w:pPr>
      <w:del w:id="849" w:author="Geoff Hook" w:date="2016-10-04T14:05:00Z">
        <w:r w:rsidDel="00C9104C">
          <w:rPr>
            <w:noProof/>
          </w:rPr>
          <w:delText>4.3.3.6</w:delText>
        </w:r>
        <w:r w:rsidDel="00C9104C">
          <w:rPr>
            <w:rFonts w:cstheme="minorBidi"/>
            <w:noProof/>
            <w:sz w:val="22"/>
            <w:szCs w:val="22"/>
          </w:rPr>
          <w:tab/>
        </w:r>
        <w:r w:rsidDel="00C9104C">
          <w:rPr>
            <w:noProof/>
          </w:rPr>
          <w:delText>Results requested</w:delText>
        </w:r>
        <w:r w:rsidDel="00C9104C">
          <w:rPr>
            <w:noProof/>
          </w:rPr>
          <w:tab/>
        </w:r>
        <w:r w:rsidR="00D12948" w:rsidDel="00C9104C">
          <w:rPr>
            <w:noProof/>
          </w:rPr>
          <w:delText>21</w:delText>
        </w:r>
      </w:del>
    </w:p>
    <w:p w:rsidR="00FA2F9E" w:rsidDel="00C9104C" w:rsidRDefault="00FA2F9E">
      <w:pPr>
        <w:pStyle w:val="TOC3"/>
        <w:tabs>
          <w:tab w:val="left" w:pos="1320"/>
          <w:tab w:val="right" w:leader="dot" w:pos="9962"/>
        </w:tabs>
        <w:rPr>
          <w:del w:id="850" w:author="Geoff Hook" w:date="2016-10-04T14:05:00Z"/>
          <w:rFonts w:cstheme="minorBidi"/>
          <w:noProof/>
          <w:sz w:val="22"/>
          <w:szCs w:val="22"/>
        </w:rPr>
      </w:pPr>
      <w:del w:id="851" w:author="Geoff Hook" w:date="2016-10-04T14:05:00Z">
        <w:r w:rsidDel="00C9104C">
          <w:rPr>
            <w:noProof/>
          </w:rPr>
          <w:delText>4.3.4</w:delText>
        </w:r>
        <w:r w:rsidDel="00C9104C">
          <w:rPr>
            <w:rFonts w:cstheme="minorBidi"/>
            <w:noProof/>
            <w:sz w:val="22"/>
            <w:szCs w:val="22"/>
          </w:rPr>
          <w:tab/>
        </w:r>
        <w:r w:rsidDel="00C9104C">
          <w:rPr>
            <w:noProof/>
          </w:rPr>
          <w:delText>How the model provides for that data to be captured</w:delText>
        </w:r>
        <w:r w:rsidDel="00C9104C">
          <w:rPr>
            <w:noProof/>
          </w:rPr>
          <w:tab/>
        </w:r>
        <w:r w:rsidR="00D12948" w:rsidDel="00C9104C">
          <w:rPr>
            <w:noProof/>
          </w:rPr>
          <w:delText>21</w:delText>
        </w:r>
      </w:del>
    </w:p>
    <w:p w:rsidR="00FA2F9E" w:rsidDel="00C9104C" w:rsidRDefault="00FA2F9E">
      <w:pPr>
        <w:pStyle w:val="TOC4"/>
        <w:tabs>
          <w:tab w:val="left" w:pos="1760"/>
          <w:tab w:val="right" w:leader="dot" w:pos="9962"/>
        </w:tabs>
        <w:rPr>
          <w:del w:id="852" w:author="Geoff Hook" w:date="2016-10-04T14:05:00Z"/>
          <w:rFonts w:cstheme="minorBidi"/>
          <w:noProof/>
          <w:sz w:val="22"/>
          <w:szCs w:val="22"/>
        </w:rPr>
      </w:pPr>
      <w:del w:id="853" w:author="Geoff Hook" w:date="2016-10-04T14:05:00Z">
        <w:r w:rsidDel="00C9104C">
          <w:rPr>
            <w:noProof/>
          </w:rPr>
          <w:delText>4.3.4.1</w:delText>
        </w:r>
        <w:r w:rsidDel="00C9104C">
          <w:rPr>
            <w:rFonts w:cstheme="minorBidi"/>
            <w:noProof/>
            <w:sz w:val="22"/>
            <w:szCs w:val="22"/>
          </w:rPr>
          <w:tab/>
        </w:r>
        <w:r w:rsidDel="00C9104C">
          <w:rPr>
            <w:noProof/>
          </w:rPr>
          <w:delText>Add parameters controlling the occurrence of start events</w:delText>
        </w:r>
        <w:r w:rsidDel="00C9104C">
          <w:rPr>
            <w:noProof/>
          </w:rPr>
          <w:tab/>
        </w:r>
        <w:r w:rsidR="00D12948" w:rsidDel="00C9104C">
          <w:rPr>
            <w:noProof/>
          </w:rPr>
          <w:delText>22</w:delText>
        </w:r>
      </w:del>
    </w:p>
    <w:p w:rsidR="00FA2F9E" w:rsidDel="00C9104C" w:rsidRDefault="00FA2F9E">
      <w:pPr>
        <w:pStyle w:val="TOC4"/>
        <w:tabs>
          <w:tab w:val="left" w:pos="1760"/>
          <w:tab w:val="right" w:leader="dot" w:pos="9962"/>
        </w:tabs>
        <w:rPr>
          <w:del w:id="854" w:author="Geoff Hook" w:date="2016-10-04T14:05:00Z"/>
          <w:rFonts w:cstheme="minorBidi"/>
          <w:noProof/>
          <w:sz w:val="22"/>
          <w:szCs w:val="22"/>
        </w:rPr>
      </w:pPr>
      <w:del w:id="855" w:author="Geoff Hook" w:date="2016-10-04T14:05:00Z">
        <w:r w:rsidDel="00C9104C">
          <w:rPr>
            <w:noProof/>
          </w:rPr>
          <w:delText>4.3.4.2</w:delText>
        </w:r>
        <w:r w:rsidDel="00C9104C">
          <w:rPr>
            <w:rFonts w:cstheme="minorBidi"/>
            <w:noProof/>
            <w:sz w:val="22"/>
            <w:szCs w:val="22"/>
          </w:rPr>
          <w:tab/>
        </w:r>
        <w:r w:rsidDel="00C9104C">
          <w:rPr>
            <w:noProof/>
          </w:rPr>
          <w:delText>Add parameters controlling the processing time of each activity</w:delText>
        </w:r>
        <w:r w:rsidDel="00C9104C">
          <w:rPr>
            <w:noProof/>
          </w:rPr>
          <w:tab/>
        </w:r>
        <w:r w:rsidR="00D12948" w:rsidDel="00C9104C">
          <w:rPr>
            <w:noProof/>
          </w:rPr>
          <w:delText>22</w:delText>
        </w:r>
      </w:del>
    </w:p>
    <w:p w:rsidR="00FA2F9E" w:rsidDel="00C9104C" w:rsidRDefault="00FA2F9E">
      <w:pPr>
        <w:pStyle w:val="TOC4"/>
        <w:tabs>
          <w:tab w:val="left" w:pos="1760"/>
          <w:tab w:val="right" w:leader="dot" w:pos="9962"/>
        </w:tabs>
        <w:rPr>
          <w:del w:id="856" w:author="Geoff Hook" w:date="2016-10-04T14:05:00Z"/>
          <w:rFonts w:cstheme="minorBidi"/>
          <w:noProof/>
          <w:sz w:val="22"/>
          <w:szCs w:val="22"/>
        </w:rPr>
      </w:pPr>
      <w:del w:id="857" w:author="Geoff Hook" w:date="2016-10-04T14:05:00Z">
        <w:r w:rsidDel="00C9104C">
          <w:rPr>
            <w:noProof/>
          </w:rPr>
          <w:delText>4.3.4.3</w:delText>
        </w:r>
        <w:r w:rsidDel="00C9104C">
          <w:rPr>
            <w:rFonts w:cstheme="minorBidi"/>
            <w:noProof/>
            <w:sz w:val="22"/>
            <w:szCs w:val="22"/>
          </w:rPr>
          <w:tab/>
        </w:r>
        <w:r w:rsidDel="00C9104C">
          <w:rPr>
            <w:noProof/>
          </w:rPr>
          <w:delText>Modeling the duration for the Underwriting Terms activity</w:delText>
        </w:r>
        <w:r w:rsidDel="00C9104C">
          <w:rPr>
            <w:noProof/>
          </w:rPr>
          <w:tab/>
        </w:r>
        <w:r w:rsidR="00D12948" w:rsidDel="00C9104C">
          <w:rPr>
            <w:noProof/>
          </w:rPr>
          <w:delText>23</w:delText>
        </w:r>
      </w:del>
    </w:p>
    <w:p w:rsidR="00FA2F9E" w:rsidDel="00C9104C" w:rsidRDefault="00FA2F9E">
      <w:pPr>
        <w:pStyle w:val="TOC4"/>
        <w:tabs>
          <w:tab w:val="left" w:pos="1760"/>
          <w:tab w:val="right" w:leader="dot" w:pos="9962"/>
        </w:tabs>
        <w:rPr>
          <w:del w:id="858" w:author="Geoff Hook" w:date="2016-10-04T14:05:00Z"/>
          <w:rFonts w:cstheme="minorBidi"/>
          <w:noProof/>
          <w:sz w:val="22"/>
          <w:szCs w:val="22"/>
        </w:rPr>
      </w:pPr>
      <w:del w:id="859" w:author="Geoff Hook" w:date="2016-10-04T14:05:00Z">
        <w:r w:rsidDel="00C9104C">
          <w:rPr>
            <w:noProof/>
          </w:rPr>
          <w:delText>4.3.4.4</w:delText>
        </w:r>
        <w:r w:rsidDel="00C9104C">
          <w:rPr>
            <w:rFonts w:cstheme="minorBidi"/>
            <w:noProof/>
            <w:sz w:val="22"/>
            <w:szCs w:val="22"/>
          </w:rPr>
          <w:tab/>
        </w:r>
        <w:r w:rsidDel="00C9104C">
          <w:rPr>
            <w:noProof/>
          </w:rPr>
          <w:delText>Modeling durations for system and script tasks</w:delText>
        </w:r>
        <w:r w:rsidDel="00C9104C">
          <w:rPr>
            <w:noProof/>
          </w:rPr>
          <w:tab/>
        </w:r>
        <w:r w:rsidR="00D12948" w:rsidDel="00C9104C">
          <w:rPr>
            <w:noProof/>
          </w:rPr>
          <w:delText>23</w:delText>
        </w:r>
      </w:del>
    </w:p>
    <w:p w:rsidR="00FA2F9E" w:rsidDel="00C9104C" w:rsidRDefault="00FA2F9E">
      <w:pPr>
        <w:pStyle w:val="TOC4"/>
        <w:tabs>
          <w:tab w:val="left" w:pos="1760"/>
          <w:tab w:val="right" w:leader="dot" w:pos="9962"/>
        </w:tabs>
        <w:rPr>
          <w:del w:id="860" w:author="Geoff Hook" w:date="2016-10-04T14:05:00Z"/>
          <w:rFonts w:cstheme="minorBidi"/>
          <w:noProof/>
          <w:sz w:val="22"/>
          <w:szCs w:val="22"/>
        </w:rPr>
      </w:pPr>
      <w:del w:id="861" w:author="Geoff Hook" w:date="2016-10-04T14:05:00Z">
        <w:r w:rsidDel="00C9104C">
          <w:rPr>
            <w:noProof/>
          </w:rPr>
          <w:delText>4.3.4.5</w:delText>
        </w:r>
        <w:r w:rsidDel="00C9104C">
          <w:rPr>
            <w:rFonts w:cstheme="minorBidi"/>
            <w:noProof/>
            <w:sz w:val="22"/>
            <w:szCs w:val="22"/>
          </w:rPr>
          <w:tab/>
        </w:r>
        <w:r w:rsidDel="00C9104C">
          <w:rPr>
            <w:noProof/>
          </w:rPr>
          <w:delText>Modeling probabilities of each flow from a decision point</w:delText>
        </w:r>
        <w:r w:rsidDel="00C9104C">
          <w:rPr>
            <w:noProof/>
          </w:rPr>
          <w:tab/>
        </w:r>
        <w:r w:rsidR="00D12948" w:rsidDel="00C9104C">
          <w:rPr>
            <w:noProof/>
          </w:rPr>
          <w:delText>23</w:delText>
        </w:r>
      </w:del>
    </w:p>
    <w:p w:rsidR="00FA2F9E" w:rsidDel="00C9104C" w:rsidRDefault="00FA2F9E">
      <w:pPr>
        <w:pStyle w:val="TOC4"/>
        <w:tabs>
          <w:tab w:val="left" w:pos="1760"/>
          <w:tab w:val="right" w:leader="dot" w:pos="9962"/>
        </w:tabs>
        <w:rPr>
          <w:del w:id="862" w:author="Geoff Hook" w:date="2016-10-04T14:05:00Z"/>
          <w:rFonts w:cstheme="minorBidi"/>
          <w:noProof/>
          <w:sz w:val="22"/>
          <w:szCs w:val="22"/>
        </w:rPr>
      </w:pPr>
      <w:del w:id="863" w:author="Geoff Hook" w:date="2016-10-04T14:05:00Z">
        <w:r w:rsidDel="00C9104C">
          <w:rPr>
            <w:noProof/>
          </w:rPr>
          <w:delText>4.3.4.6</w:delText>
        </w:r>
        <w:r w:rsidDel="00C9104C">
          <w:rPr>
            <w:rFonts w:cstheme="minorBidi"/>
            <w:noProof/>
            <w:sz w:val="22"/>
            <w:szCs w:val="22"/>
          </w:rPr>
          <w:tab/>
        </w:r>
        <w:r w:rsidDel="00C9104C">
          <w:rPr>
            <w:noProof/>
          </w:rPr>
          <w:delText>Add scenario-level temporal result parameters</w:delText>
        </w:r>
        <w:r w:rsidDel="00C9104C">
          <w:rPr>
            <w:noProof/>
          </w:rPr>
          <w:tab/>
        </w:r>
        <w:r w:rsidR="00D12948" w:rsidDel="00C9104C">
          <w:rPr>
            <w:noProof/>
          </w:rPr>
          <w:delText>24</w:delText>
        </w:r>
      </w:del>
    </w:p>
    <w:p w:rsidR="00FA2F9E" w:rsidDel="00C9104C" w:rsidRDefault="00FA2F9E">
      <w:pPr>
        <w:pStyle w:val="TOC4"/>
        <w:tabs>
          <w:tab w:val="left" w:pos="1760"/>
          <w:tab w:val="right" w:leader="dot" w:pos="9962"/>
        </w:tabs>
        <w:rPr>
          <w:del w:id="864" w:author="Geoff Hook" w:date="2016-10-04T14:05:00Z"/>
          <w:rFonts w:cstheme="minorBidi"/>
          <w:noProof/>
          <w:sz w:val="22"/>
          <w:szCs w:val="22"/>
        </w:rPr>
      </w:pPr>
      <w:del w:id="865" w:author="Geoff Hook" w:date="2016-10-04T14:05:00Z">
        <w:r w:rsidDel="00C9104C">
          <w:rPr>
            <w:noProof/>
          </w:rPr>
          <w:delText>4.3.4.7</w:delText>
        </w:r>
        <w:r w:rsidDel="00C9104C">
          <w:rPr>
            <w:rFonts w:cstheme="minorBidi"/>
            <w:noProof/>
            <w:sz w:val="22"/>
            <w:szCs w:val="22"/>
          </w:rPr>
          <w:tab/>
        </w:r>
        <w:r w:rsidDel="00C9104C">
          <w:rPr>
            <w:noProof/>
          </w:rPr>
          <w:delText>Task-level temporal result parameters</w:delText>
        </w:r>
        <w:r w:rsidDel="00C9104C">
          <w:rPr>
            <w:noProof/>
          </w:rPr>
          <w:tab/>
        </w:r>
        <w:r w:rsidR="00D12948" w:rsidDel="00C9104C">
          <w:rPr>
            <w:noProof/>
          </w:rPr>
          <w:delText>24</w:delText>
        </w:r>
      </w:del>
    </w:p>
    <w:p w:rsidR="00FA2F9E" w:rsidDel="00C9104C" w:rsidRDefault="00FA2F9E">
      <w:pPr>
        <w:pStyle w:val="TOC3"/>
        <w:tabs>
          <w:tab w:val="left" w:pos="1320"/>
          <w:tab w:val="right" w:leader="dot" w:pos="9962"/>
        </w:tabs>
        <w:rPr>
          <w:del w:id="866" w:author="Geoff Hook" w:date="2016-10-04T14:05:00Z"/>
          <w:rFonts w:cstheme="minorBidi"/>
          <w:noProof/>
          <w:sz w:val="22"/>
          <w:szCs w:val="22"/>
        </w:rPr>
      </w:pPr>
      <w:del w:id="867" w:author="Geoff Hook" w:date="2016-10-04T14:05:00Z">
        <w:r w:rsidDel="00C9104C">
          <w:rPr>
            <w:noProof/>
          </w:rPr>
          <w:delText>4.3.5</w:delText>
        </w:r>
        <w:r w:rsidDel="00C9104C">
          <w:rPr>
            <w:rFonts w:cstheme="minorBidi"/>
            <w:noProof/>
            <w:sz w:val="22"/>
            <w:szCs w:val="22"/>
          </w:rPr>
          <w:tab/>
        </w:r>
        <w:r w:rsidDel="00C9104C">
          <w:rPr>
            <w:noProof/>
          </w:rPr>
          <w:delText>Conclusions and further investigations</w:delText>
        </w:r>
        <w:r w:rsidDel="00C9104C">
          <w:rPr>
            <w:noProof/>
          </w:rPr>
          <w:tab/>
        </w:r>
        <w:r w:rsidR="00D12948" w:rsidDel="00C9104C">
          <w:rPr>
            <w:noProof/>
          </w:rPr>
          <w:delText>25</w:delText>
        </w:r>
      </w:del>
    </w:p>
    <w:p w:rsidR="00FA2F9E" w:rsidDel="00C9104C" w:rsidRDefault="00FA2F9E">
      <w:pPr>
        <w:pStyle w:val="TOC1"/>
        <w:tabs>
          <w:tab w:val="left" w:pos="480"/>
          <w:tab w:val="right" w:leader="dot" w:pos="9962"/>
        </w:tabs>
        <w:rPr>
          <w:del w:id="868" w:author="Geoff Hook" w:date="2016-10-04T14:05:00Z"/>
          <w:rFonts w:cstheme="minorBidi"/>
          <w:noProof/>
          <w:sz w:val="22"/>
          <w:szCs w:val="22"/>
        </w:rPr>
      </w:pPr>
      <w:del w:id="869" w:author="Geoff Hook" w:date="2016-10-04T14:05:00Z">
        <w:r w:rsidDel="00C9104C">
          <w:rPr>
            <w:noProof/>
          </w:rPr>
          <w:delText>5</w:delText>
        </w:r>
        <w:r w:rsidDel="00C9104C">
          <w:rPr>
            <w:rFonts w:cstheme="minorBidi"/>
            <w:noProof/>
            <w:sz w:val="22"/>
            <w:szCs w:val="22"/>
          </w:rPr>
          <w:tab/>
        </w:r>
        <w:r w:rsidDel="00C9104C">
          <w:rPr>
            <w:noProof/>
          </w:rPr>
          <w:delText>Example 3: Technical support</w:delText>
        </w:r>
        <w:r w:rsidDel="00C9104C">
          <w:rPr>
            <w:noProof/>
          </w:rPr>
          <w:tab/>
        </w:r>
        <w:r w:rsidR="00D12948" w:rsidDel="00C9104C">
          <w:rPr>
            <w:noProof/>
          </w:rPr>
          <w:delText>26</w:delText>
        </w:r>
      </w:del>
    </w:p>
    <w:p w:rsidR="00FA2F9E" w:rsidDel="00C9104C" w:rsidRDefault="00FA2F9E">
      <w:pPr>
        <w:pStyle w:val="TOC2"/>
        <w:tabs>
          <w:tab w:val="left" w:pos="880"/>
          <w:tab w:val="right" w:leader="dot" w:pos="9962"/>
        </w:tabs>
        <w:rPr>
          <w:del w:id="870" w:author="Geoff Hook" w:date="2016-10-04T14:05:00Z"/>
          <w:rFonts w:cstheme="minorBidi"/>
          <w:noProof/>
          <w:sz w:val="22"/>
          <w:szCs w:val="22"/>
        </w:rPr>
      </w:pPr>
      <w:del w:id="871" w:author="Geoff Hook" w:date="2016-10-04T14:05:00Z">
        <w:r w:rsidDel="00C9104C">
          <w:rPr>
            <w:noProof/>
          </w:rPr>
          <w:delText>5.1</w:delText>
        </w:r>
        <w:r w:rsidDel="00C9104C">
          <w:rPr>
            <w:rFonts w:cstheme="minorBidi"/>
            <w:noProof/>
            <w:sz w:val="22"/>
            <w:szCs w:val="22"/>
          </w:rPr>
          <w:tab/>
        </w:r>
        <w:r w:rsidDel="00C9104C">
          <w:rPr>
            <w:noProof/>
          </w:rPr>
          <w:delText>Use Case: Provide solution to a technical problem reported by a customer</w:delText>
        </w:r>
        <w:r w:rsidDel="00C9104C">
          <w:rPr>
            <w:noProof/>
          </w:rPr>
          <w:tab/>
        </w:r>
        <w:r w:rsidR="00D12948" w:rsidDel="00C9104C">
          <w:rPr>
            <w:noProof/>
          </w:rPr>
          <w:delText>26</w:delText>
        </w:r>
      </w:del>
    </w:p>
    <w:p w:rsidR="00FA2F9E" w:rsidDel="00C9104C" w:rsidRDefault="00FA2F9E">
      <w:pPr>
        <w:pStyle w:val="TOC3"/>
        <w:tabs>
          <w:tab w:val="left" w:pos="1320"/>
          <w:tab w:val="right" w:leader="dot" w:pos="9962"/>
        </w:tabs>
        <w:rPr>
          <w:del w:id="872" w:author="Geoff Hook" w:date="2016-10-04T14:05:00Z"/>
          <w:rFonts w:cstheme="minorBidi"/>
          <w:noProof/>
          <w:sz w:val="22"/>
          <w:szCs w:val="22"/>
        </w:rPr>
      </w:pPr>
      <w:del w:id="873" w:author="Geoff Hook" w:date="2016-10-04T14:05:00Z">
        <w:r w:rsidDel="00C9104C">
          <w:rPr>
            <w:noProof/>
          </w:rPr>
          <w:lastRenderedPageBreak/>
          <w:delText>5.1.1</w:delText>
        </w:r>
        <w:r w:rsidDel="00C9104C">
          <w:rPr>
            <w:rFonts w:cstheme="minorBidi"/>
            <w:noProof/>
            <w:sz w:val="22"/>
            <w:szCs w:val="22"/>
          </w:rPr>
          <w:tab/>
        </w:r>
        <w:r w:rsidDel="00C9104C">
          <w:rPr>
            <w:noProof/>
          </w:rPr>
          <w:delText>Process Description</w:delText>
        </w:r>
        <w:r w:rsidDel="00C9104C">
          <w:rPr>
            <w:noProof/>
          </w:rPr>
          <w:tab/>
        </w:r>
        <w:r w:rsidR="00D12948" w:rsidDel="00C9104C">
          <w:rPr>
            <w:noProof/>
          </w:rPr>
          <w:delText>26</w:delText>
        </w:r>
      </w:del>
    </w:p>
    <w:p w:rsidR="00FA2F9E" w:rsidDel="00C9104C" w:rsidRDefault="00FA2F9E">
      <w:pPr>
        <w:pStyle w:val="TOC2"/>
        <w:tabs>
          <w:tab w:val="left" w:pos="880"/>
          <w:tab w:val="right" w:leader="dot" w:pos="9962"/>
        </w:tabs>
        <w:rPr>
          <w:del w:id="874" w:author="Geoff Hook" w:date="2016-10-04T14:05:00Z"/>
          <w:rFonts w:cstheme="minorBidi"/>
          <w:noProof/>
          <w:sz w:val="22"/>
          <w:szCs w:val="22"/>
        </w:rPr>
      </w:pPr>
      <w:del w:id="875" w:author="Geoff Hook" w:date="2016-10-04T14:05:00Z">
        <w:r w:rsidDel="00C9104C">
          <w:rPr>
            <w:noProof/>
          </w:rPr>
          <w:delText>5.2</w:delText>
        </w:r>
        <w:r w:rsidDel="00C9104C">
          <w:rPr>
            <w:rFonts w:cstheme="minorBidi"/>
            <w:noProof/>
            <w:sz w:val="22"/>
            <w:szCs w:val="22"/>
          </w:rPr>
          <w:tab/>
        </w:r>
        <w:r w:rsidDel="00C9104C">
          <w:rPr>
            <w:noProof/>
          </w:rPr>
          <w:delText>BPMN 2.0 Diagram of: Customer calls in with a technical issue</w:delText>
        </w:r>
        <w:r w:rsidDel="00C9104C">
          <w:rPr>
            <w:noProof/>
          </w:rPr>
          <w:tab/>
        </w:r>
        <w:r w:rsidR="00D12948" w:rsidDel="00C9104C">
          <w:rPr>
            <w:noProof/>
          </w:rPr>
          <w:delText>27</w:delText>
        </w:r>
      </w:del>
    </w:p>
    <w:p w:rsidR="00FA2F9E" w:rsidDel="00C9104C" w:rsidRDefault="00FA2F9E">
      <w:pPr>
        <w:pStyle w:val="TOC2"/>
        <w:tabs>
          <w:tab w:val="left" w:pos="880"/>
          <w:tab w:val="right" w:leader="dot" w:pos="9962"/>
        </w:tabs>
        <w:rPr>
          <w:del w:id="876" w:author="Geoff Hook" w:date="2016-10-04T14:05:00Z"/>
          <w:rFonts w:cstheme="minorBidi"/>
          <w:noProof/>
          <w:sz w:val="22"/>
          <w:szCs w:val="22"/>
        </w:rPr>
      </w:pPr>
      <w:del w:id="877" w:author="Geoff Hook" w:date="2016-10-04T14:05:00Z">
        <w:r w:rsidDel="00C9104C">
          <w:rPr>
            <w:noProof/>
          </w:rPr>
          <w:delText>5.3</w:delText>
        </w:r>
        <w:r w:rsidDel="00C9104C">
          <w:rPr>
            <w:rFonts w:cstheme="minorBidi"/>
            <w:noProof/>
            <w:sz w:val="22"/>
            <w:szCs w:val="22"/>
          </w:rPr>
          <w:tab/>
        </w:r>
        <w:r w:rsidDel="00C9104C">
          <w:rPr>
            <w:noProof/>
          </w:rPr>
          <w:delText>Simulation scenario 1: Explore control flow perspective</w:delText>
        </w:r>
        <w:r w:rsidDel="00C9104C">
          <w:rPr>
            <w:noProof/>
          </w:rPr>
          <w:tab/>
        </w:r>
        <w:r w:rsidR="00D12948" w:rsidDel="00C9104C">
          <w:rPr>
            <w:noProof/>
          </w:rPr>
          <w:delText>28</w:delText>
        </w:r>
      </w:del>
    </w:p>
    <w:p w:rsidR="00FA2F9E" w:rsidDel="00C9104C" w:rsidRDefault="00FA2F9E">
      <w:pPr>
        <w:pStyle w:val="TOC3"/>
        <w:tabs>
          <w:tab w:val="left" w:pos="1320"/>
          <w:tab w:val="right" w:leader="dot" w:pos="9962"/>
        </w:tabs>
        <w:rPr>
          <w:del w:id="878" w:author="Geoff Hook" w:date="2016-10-04T14:05:00Z"/>
          <w:rFonts w:cstheme="minorBidi"/>
          <w:noProof/>
          <w:sz w:val="22"/>
          <w:szCs w:val="22"/>
        </w:rPr>
      </w:pPr>
      <w:del w:id="879" w:author="Geoff Hook" w:date="2016-10-04T14:05:00Z">
        <w:r w:rsidDel="00C9104C">
          <w:rPr>
            <w:noProof/>
          </w:rPr>
          <w:delText>5.3.1</w:delText>
        </w:r>
        <w:r w:rsidDel="00C9104C">
          <w:rPr>
            <w:rFonts w:cstheme="minorBidi"/>
            <w:noProof/>
            <w:sz w:val="22"/>
            <w:szCs w:val="22"/>
          </w:rPr>
          <w:tab/>
        </w:r>
        <w:r w:rsidDel="00C9104C">
          <w:rPr>
            <w:noProof/>
          </w:rPr>
          <w:delText>Approach / Hypothesis</w:delText>
        </w:r>
        <w:r w:rsidDel="00C9104C">
          <w:rPr>
            <w:noProof/>
          </w:rPr>
          <w:tab/>
        </w:r>
        <w:r w:rsidR="00D12948" w:rsidDel="00C9104C">
          <w:rPr>
            <w:noProof/>
          </w:rPr>
          <w:delText>28</w:delText>
        </w:r>
      </w:del>
    </w:p>
    <w:p w:rsidR="00FA2F9E" w:rsidDel="00C9104C" w:rsidRDefault="00FA2F9E">
      <w:pPr>
        <w:pStyle w:val="TOC3"/>
        <w:tabs>
          <w:tab w:val="left" w:pos="1320"/>
          <w:tab w:val="right" w:leader="dot" w:pos="9962"/>
        </w:tabs>
        <w:rPr>
          <w:del w:id="880" w:author="Geoff Hook" w:date="2016-10-04T14:05:00Z"/>
          <w:rFonts w:cstheme="minorBidi"/>
          <w:noProof/>
          <w:sz w:val="22"/>
          <w:szCs w:val="22"/>
        </w:rPr>
      </w:pPr>
      <w:del w:id="881" w:author="Geoff Hook" w:date="2016-10-04T14:05:00Z">
        <w:r w:rsidDel="00C9104C">
          <w:rPr>
            <w:noProof/>
          </w:rPr>
          <w:delText>5.3.2</w:delText>
        </w:r>
        <w:r w:rsidDel="00C9104C">
          <w:rPr>
            <w:rFonts w:cstheme="minorBidi"/>
            <w:noProof/>
            <w:sz w:val="22"/>
            <w:szCs w:val="22"/>
          </w:rPr>
          <w:tab/>
        </w:r>
        <w:r w:rsidDel="00C9104C">
          <w:rPr>
            <w:noProof/>
          </w:rPr>
          <w:delText>Goals</w:delText>
        </w:r>
        <w:r w:rsidDel="00C9104C">
          <w:rPr>
            <w:noProof/>
          </w:rPr>
          <w:tab/>
        </w:r>
        <w:r w:rsidR="00D12948" w:rsidDel="00C9104C">
          <w:rPr>
            <w:noProof/>
          </w:rPr>
          <w:delText>28</w:delText>
        </w:r>
      </w:del>
    </w:p>
    <w:p w:rsidR="00FA2F9E" w:rsidDel="00C9104C" w:rsidRDefault="00FA2F9E">
      <w:pPr>
        <w:pStyle w:val="TOC3"/>
        <w:tabs>
          <w:tab w:val="left" w:pos="1320"/>
          <w:tab w:val="right" w:leader="dot" w:pos="9962"/>
        </w:tabs>
        <w:rPr>
          <w:del w:id="882" w:author="Geoff Hook" w:date="2016-10-04T14:05:00Z"/>
          <w:rFonts w:cstheme="minorBidi"/>
          <w:noProof/>
          <w:sz w:val="22"/>
          <w:szCs w:val="22"/>
        </w:rPr>
      </w:pPr>
      <w:del w:id="883" w:author="Geoff Hook" w:date="2016-10-04T14:05:00Z">
        <w:r w:rsidDel="00C9104C">
          <w:rPr>
            <w:noProof/>
          </w:rPr>
          <w:delText>5.3.3</w:delText>
        </w:r>
        <w:r w:rsidDel="00C9104C">
          <w:rPr>
            <w:rFonts w:cstheme="minorBidi"/>
            <w:noProof/>
            <w:sz w:val="22"/>
            <w:szCs w:val="22"/>
          </w:rPr>
          <w:tab/>
        </w:r>
        <w:r w:rsidDel="00C9104C">
          <w:rPr>
            <w:noProof/>
          </w:rPr>
          <w:delText>Identification of simulation parameters</w:delText>
        </w:r>
        <w:r w:rsidDel="00C9104C">
          <w:rPr>
            <w:noProof/>
          </w:rPr>
          <w:tab/>
        </w:r>
        <w:r w:rsidR="00D12948" w:rsidDel="00C9104C">
          <w:rPr>
            <w:noProof/>
          </w:rPr>
          <w:delText>28</w:delText>
        </w:r>
      </w:del>
    </w:p>
    <w:p w:rsidR="00FA2F9E" w:rsidDel="00C9104C" w:rsidRDefault="00FA2F9E">
      <w:pPr>
        <w:pStyle w:val="TOC4"/>
        <w:tabs>
          <w:tab w:val="left" w:pos="1760"/>
          <w:tab w:val="right" w:leader="dot" w:pos="9962"/>
        </w:tabs>
        <w:rPr>
          <w:del w:id="884" w:author="Geoff Hook" w:date="2016-10-04T14:05:00Z"/>
          <w:rFonts w:cstheme="minorBidi"/>
          <w:noProof/>
          <w:sz w:val="22"/>
          <w:szCs w:val="22"/>
        </w:rPr>
      </w:pPr>
      <w:del w:id="885" w:author="Geoff Hook" w:date="2016-10-04T14:05:00Z">
        <w:r w:rsidDel="00C9104C">
          <w:rPr>
            <w:noProof/>
          </w:rPr>
          <w:delText>5.3.3.1</w:delText>
        </w:r>
        <w:r w:rsidDel="00C9104C">
          <w:rPr>
            <w:rFonts w:cstheme="minorBidi"/>
            <w:noProof/>
            <w:sz w:val="22"/>
            <w:szCs w:val="22"/>
          </w:rPr>
          <w:tab/>
        </w:r>
        <w:r w:rsidDel="00C9104C">
          <w:rPr>
            <w:noProof/>
          </w:rPr>
          <w:delText>Simulation parameters</w:delText>
        </w:r>
        <w:r w:rsidDel="00C9104C">
          <w:rPr>
            <w:noProof/>
          </w:rPr>
          <w:tab/>
        </w:r>
        <w:r w:rsidR="00D12948" w:rsidDel="00C9104C">
          <w:rPr>
            <w:noProof/>
          </w:rPr>
          <w:delText>28</w:delText>
        </w:r>
      </w:del>
    </w:p>
    <w:p w:rsidR="00FA2F9E" w:rsidDel="00C9104C" w:rsidRDefault="00FA2F9E">
      <w:pPr>
        <w:pStyle w:val="TOC4"/>
        <w:tabs>
          <w:tab w:val="left" w:pos="1760"/>
          <w:tab w:val="right" w:leader="dot" w:pos="9962"/>
        </w:tabs>
        <w:rPr>
          <w:del w:id="886" w:author="Geoff Hook" w:date="2016-10-04T14:05:00Z"/>
          <w:rFonts w:cstheme="minorBidi"/>
          <w:noProof/>
          <w:sz w:val="22"/>
          <w:szCs w:val="22"/>
        </w:rPr>
      </w:pPr>
      <w:del w:id="887" w:author="Geoff Hook" w:date="2016-10-04T14:05:00Z">
        <w:r w:rsidDel="00C9104C">
          <w:rPr>
            <w:noProof/>
          </w:rPr>
          <w:delText>5.3.3.2</w:delText>
        </w:r>
        <w:r w:rsidDel="00C9104C">
          <w:rPr>
            <w:rFonts w:cstheme="minorBidi"/>
            <w:noProof/>
            <w:sz w:val="22"/>
            <w:szCs w:val="22"/>
          </w:rPr>
          <w:tab/>
        </w:r>
        <w:r w:rsidDel="00C9104C">
          <w:rPr>
            <w:noProof/>
          </w:rPr>
          <w:delText>Process Triggers</w:delText>
        </w:r>
        <w:r w:rsidDel="00C9104C">
          <w:rPr>
            <w:noProof/>
          </w:rPr>
          <w:tab/>
        </w:r>
        <w:r w:rsidR="00D12948" w:rsidDel="00C9104C">
          <w:rPr>
            <w:noProof/>
          </w:rPr>
          <w:delText>28</w:delText>
        </w:r>
      </w:del>
    </w:p>
    <w:p w:rsidR="00FA2F9E" w:rsidDel="00C9104C" w:rsidRDefault="00FA2F9E">
      <w:pPr>
        <w:pStyle w:val="TOC4"/>
        <w:tabs>
          <w:tab w:val="left" w:pos="1760"/>
          <w:tab w:val="right" w:leader="dot" w:pos="9962"/>
        </w:tabs>
        <w:rPr>
          <w:del w:id="888" w:author="Geoff Hook" w:date="2016-10-04T14:05:00Z"/>
          <w:rFonts w:cstheme="minorBidi"/>
          <w:noProof/>
          <w:sz w:val="22"/>
          <w:szCs w:val="22"/>
        </w:rPr>
      </w:pPr>
      <w:del w:id="889" w:author="Geoff Hook" w:date="2016-10-04T14:05:00Z">
        <w:r w:rsidDel="00C9104C">
          <w:rPr>
            <w:noProof/>
          </w:rPr>
          <w:delText>5.3.3.3</w:delText>
        </w:r>
        <w:r w:rsidDel="00C9104C">
          <w:rPr>
            <w:rFonts w:cstheme="minorBidi"/>
            <w:noProof/>
            <w:sz w:val="22"/>
            <w:szCs w:val="22"/>
          </w:rPr>
          <w:tab/>
        </w:r>
        <w:r w:rsidDel="00C9104C">
          <w:rPr>
            <w:noProof/>
          </w:rPr>
          <w:delText>Decision points</w:delText>
        </w:r>
        <w:r w:rsidDel="00C9104C">
          <w:rPr>
            <w:noProof/>
          </w:rPr>
          <w:tab/>
        </w:r>
        <w:r w:rsidR="00D12948" w:rsidDel="00C9104C">
          <w:rPr>
            <w:noProof/>
          </w:rPr>
          <w:delText>28</w:delText>
        </w:r>
      </w:del>
    </w:p>
    <w:p w:rsidR="00FA2F9E" w:rsidDel="00C9104C" w:rsidRDefault="00FA2F9E">
      <w:pPr>
        <w:pStyle w:val="TOC4"/>
        <w:tabs>
          <w:tab w:val="left" w:pos="1760"/>
          <w:tab w:val="right" w:leader="dot" w:pos="9962"/>
        </w:tabs>
        <w:rPr>
          <w:del w:id="890" w:author="Geoff Hook" w:date="2016-10-04T14:05:00Z"/>
          <w:rFonts w:cstheme="minorBidi"/>
          <w:noProof/>
          <w:sz w:val="22"/>
          <w:szCs w:val="22"/>
        </w:rPr>
      </w:pPr>
      <w:del w:id="891" w:author="Geoff Hook" w:date="2016-10-04T14:05:00Z">
        <w:r w:rsidDel="00C9104C">
          <w:rPr>
            <w:noProof/>
          </w:rPr>
          <w:delText>5.3.3.4</w:delText>
        </w:r>
        <w:r w:rsidDel="00C9104C">
          <w:rPr>
            <w:rFonts w:cstheme="minorBidi"/>
            <w:noProof/>
            <w:sz w:val="22"/>
            <w:szCs w:val="22"/>
          </w:rPr>
          <w:tab/>
        </w:r>
        <w:r w:rsidDel="00C9104C">
          <w:rPr>
            <w:noProof/>
          </w:rPr>
          <w:delText>Results requested</w:delText>
        </w:r>
        <w:r w:rsidDel="00C9104C">
          <w:rPr>
            <w:noProof/>
          </w:rPr>
          <w:tab/>
        </w:r>
        <w:r w:rsidR="00D12948" w:rsidDel="00C9104C">
          <w:rPr>
            <w:noProof/>
          </w:rPr>
          <w:delText>29</w:delText>
        </w:r>
      </w:del>
    </w:p>
    <w:p w:rsidR="00FA2F9E" w:rsidDel="00C9104C" w:rsidRDefault="00FA2F9E">
      <w:pPr>
        <w:pStyle w:val="TOC3"/>
        <w:tabs>
          <w:tab w:val="left" w:pos="1320"/>
          <w:tab w:val="right" w:leader="dot" w:pos="9962"/>
        </w:tabs>
        <w:rPr>
          <w:del w:id="892" w:author="Geoff Hook" w:date="2016-10-04T14:05:00Z"/>
          <w:rFonts w:cstheme="minorBidi"/>
          <w:noProof/>
          <w:sz w:val="22"/>
          <w:szCs w:val="22"/>
        </w:rPr>
      </w:pPr>
      <w:del w:id="893" w:author="Geoff Hook" w:date="2016-10-04T14:05:00Z">
        <w:r w:rsidDel="00C9104C">
          <w:rPr>
            <w:noProof/>
          </w:rPr>
          <w:delText>5.3.4</w:delText>
        </w:r>
        <w:r w:rsidDel="00C9104C">
          <w:rPr>
            <w:rFonts w:cstheme="minorBidi"/>
            <w:noProof/>
            <w:sz w:val="22"/>
            <w:szCs w:val="22"/>
          </w:rPr>
          <w:tab/>
        </w:r>
        <w:r w:rsidDel="00C9104C">
          <w:rPr>
            <w:noProof/>
          </w:rPr>
          <w:delText>How the model provides for that data to be captured</w:delText>
        </w:r>
        <w:r w:rsidDel="00C9104C">
          <w:rPr>
            <w:noProof/>
          </w:rPr>
          <w:tab/>
        </w:r>
        <w:r w:rsidR="00D12948" w:rsidDel="00C9104C">
          <w:rPr>
            <w:noProof/>
          </w:rPr>
          <w:delText>29</w:delText>
        </w:r>
      </w:del>
    </w:p>
    <w:p w:rsidR="00FA2F9E" w:rsidDel="00C9104C" w:rsidRDefault="00FA2F9E">
      <w:pPr>
        <w:pStyle w:val="TOC3"/>
        <w:tabs>
          <w:tab w:val="left" w:pos="1320"/>
          <w:tab w:val="right" w:leader="dot" w:pos="9962"/>
        </w:tabs>
        <w:rPr>
          <w:del w:id="894" w:author="Geoff Hook" w:date="2016-10-04T14:05:00Z"/>
          <w:rFonts w:cstheme="minorBidi"/>
          <w:noProof/>
          <w:sz w:val="22"/>
          <w:szCs w:val="22"/>
        </w:rPr>
      </w:pPr>
      <w:del w:id="895" w:author="Geoff Hook" w:date="2016-10-04T14:05:00Z">
        <w:r w:rsidDel="00C9104C">
          <w:rPr>
            <w:noProof/>
          </w:rPr>
          <w:delText>5.3.5</w:delText>
        </w:r>
        <w:r w:rsidDel="00C9104C">
          <w:rPr>
            <w:rFonts w:cstheme="minorBidi"/>
            <w:noProof/>
            <w:sz w:val="22"/>
            <w:szCs w:val="22"/>
          </w:rPr>
          <w:tab/>
        </w:r>
        <w:r w:rsidDel="00C9104C">
          <w:rPr>
            <w:noProof/>
          </w:rPr>
          <w:delText>Conclusions and further investigations</w:delText>
        </w:r>
        <w:r w:rsidDel="00C9104C">
          <w:rPr>
            <w:noProof/>
          </w:rPr>
          <w:tab/>
        </w:r>
        <w:r w:rsidR="00D12948" w:rsidDel="00C9104C">
          <w:rPr>
            <w:noProof/>
          </w:rPr>
          <w:delText>30</w:delText>
        </w:r>
      </w:del>
    </w:p>
    <w:p w:rsidR="00FA2F9E" w:rsidDel="00C9104C" w:rsidRDefault="00FA2F9E">
      <w:pPr>
        <w:pStyle w:val="TOC2"/>
        <w:tabs>
          <w:tab w:val="left" w:pos="880"/>
          <w:tab w:val="right" w:leader="dot" w:pos="9962"/>
        </w:tabs>
        <w:rPr>
          <w:del w:id="896" w:author="Geoff Hook" w:date="2016-10-04T14:05:00Z"/>
          <w:rFonts w:cstheme="minorBidi"/>
          <w:noProof/>
          <w:sz w:val="22"/>
          <w:szCs w:val="22"/>
        </w:rPr>
      </w:pPr>
      <w:del w:id="897" w:author="Geoff Hook" w:date="2016-10-04T14:05:00Z">
        <w:r w:rsidDel="00C9104C">
          <w:rPr>
            <w:noProof/>
          </w:rPr>
          <w:delText>5.4</w:delText>
        </w:r>
        <w:r w:rsidDel="00C9104C">
          <w:rPr>
            <w:rFonts w:cstheme="minorBidi"/>
            <w:noProof/>
            <w:sz w:val="22"/>
            <w:szCs w:val="22"/>
          </w:rPr>
          <w:tab/>
        </w:r>
        <w:r w:rsidDel="00C9104C">
          <w:rPr>
            <w:noProof/>
          </w:rPr>
          <w:delText>Simulation scenario 2: Explore temporal perspective</w:delText>
        </w:r>
        <w:r w:rsidDel="00C9104C">
          <w:rPr>
            <w:noProof/>
          </w:rPr>
          <w:tab/>
        </w:r>
        <w:r w:rsidR="00D12948" w:rsidDel="00C9104C">
          <w:rPr>
            <w:noProof/>
          </w:rPr>
          <w:delText>31</w:delText>
        </w:r>
      </w:del>
    </w:p>
    <w:p w:rsidR="00FA2F9E" w:rsidDel="00C9104C" w:rsidRDefault="00FA2F9E">
      <w:pPr>
        <w:pStyle w:val="TOC3"/>
        <w:tabs>
          <w:tab w:val="left" w:pos="1320"/>
          <w:tab w:val="right" w:leader="dot" w:pos="9962"/>
        </w:tabs>
        <w:rPr>
          <w:del w:id="898" w:author="Geoff Hook" w:date="2016-10-04T14:05:00Z"/>
          <w:rFonts w:cstheme="minorBidi"/>
          <w:noProof/>
          <w:sz w:val="22"/>
          <w:szCs w:val="22"/>
        </w:rPr>
      </w:pPr>
      <w:del w:id="899" w:author="Geoff Hook" w:date="2016-10-04T14:05:00Z">
        <w:r w:rsidDel="00C9104C">
          <w:rPr>
            <w:noProof/>
          </w:rPr>
          <w:delText>5.4.1</w:delText>
        </w:r>
        <w:r w:rsidDel="00C9104C">
          <w:rPr>
            <w:rFonts w:cstheme="minorBidi"/>
            <w:noProof/>
            <w:sz w:val="22"/>
            <w:szCs w:val="22"/>
          </w:rPr>
          <w:tab/>
        </w:r>
        <w:r w:rsidDel="00C9104C">
          <w:rPr>
            <w:noProof/>
          </w:rPr>
          <w:delText>Approach / Hypothesis</w:delText>
        </w:r>
        <w:r w:rsidDel="00C9104C">
          <w:rPr>
            <w:noProof/>
          </w:rPr>
          <w:tab/>
        </w:r>
        <w:r w:rsidR="00D12948" w:rsidDel="00C9104C">
          <w:rPr>
            <w:noProof/>
          </w:rPr>
          <w:delText>31</w:delText>
        </w:r>
      </w:del>
    </w:p>
    <w:p w:rsidR="00FA2F9E" w:rsidDel="00C9104C" w:rsidRDefault="00FA2F9E">
      <w:pPr>
        <w:pStyle w:val="TOC3"/>
        <w:tabs>
          <w:tab w:val="left" w:pos="1320"/>
          <w:tab w:val="right" w:leader="dot" w:pos="9962"/>
        </w:tabs>
        <w:rPr>
          <w:del w:id="900" w:author="Geoff Hook" w:date="2016-10-04T14:05:00Z"/>
          <w:rFonts w:cstheme="minorBidi"/>
          <w:noProof/>
          <w:sz w:val="22"/>
          <w:szCs w:val="22"/>
        </w:rPr>
      </w:pPr>
      <w:del w:id="901" w:author="Geoff Hook" w:date="2016-10-04T14:05:00Z">
        <w:r w:rsidDel="00C9104C">
          <w:rPr>
            <w:noProof/>
          </w:rPr>
          <w:delText>5.4.2</w:delText>
        </w:r>
        <w:r w:rsidDel="00C9104C">
          <w:rPr>
            <w:rFonts w:cstheme="minorBidi"/>
            <w:noProof/>
            <w:sz w:val="22"/>
            <w:szCs w:val="22"/>
          </w:rPr>
          <w:tab/>
        </w:r>
        <w:r w:rsidDel="00C9104C">
          <w:rPr>
            <w:noProof/>
          </w:rPr>
          <w:delText>Goals</w:delText>
        </w:r>
        <w:r w:rsidDel="00C9104C">
          <w:rPr>
            <w:noProof/>
          </w:rPr>
          <w:tab/>
        </w:r>
        <w:r w:rsidR="00D12948" w:rsidDel="00C9104C">
          <w:rPr>
            <w:noProof/>
          </w:rPr>
          <w:delText>31</w:delText>
        </w:r>
      </w:del>
    </w:p>
    <w:p w:rsidR="00FA2F9E" w:rsidDel="00C9104C" w:rsidRDefault="00FA2F9E">
      <w:pPr>
        <w:pStyle w:val="TOC3"/>
        <w:tabs>
          <w:tab w:val="left" w:pos="1320"/>
          <w:tab w:val="right" w:leader="dot" w:pos="9962"/>
        </w:tabs>
        <w:rPr>
          <w:del w:id="902" w:author="Geoff Hook" w:date="2016-10-04T14:05:00Z"/>
          <w:rFonts w:cstheme="minorBidi"/>
          <w:noProof/>
          <w:sz w:val="22"/>
          <w:szCs w:val="22"/>
        </w:rPr>
      </w:pPr>
      <w:del w:id="903" w:author="Geoff Hook" w:date="2016-10-04T14:05:00Z">
        <w:r w:rsidDel="00C9104C">
          <w:rPr>
            <w:noProof/>
          </w:rPr>
          <w:delText>5.4.3</w:delText>
        </w:r>
        <w:r w:rsidDel="00C9104C">
          <w:rPr>
            <w:rFonts w:cstheme="minorBidi"/>
            <w:noProof/>
            <w:sz w:val="22"/>
            <w:szCs w:val="22"/>
          </w:rPr>
          <w:tab/>
        </w:r>
        <w:r w:rsidDel="00C9104C">
          <w:rPr>
            <w:noProof/>
          </w:rPr>
          <w:delText>Identification of simulation parameters</w:delText>
        </w:r>
        <w:r w:rsidDel="00C9104C">
          <w:rPr>
            <w:noProof/>
          </w:rPr>
          <w:tab/>
        </w:r>
        <w:r w:rsidR="00D12948" w:rsidDel="00C9104C">
          <w:rPr>
            <w:noProof/>
          </w:rPr>
          <w:delText>31</w:delText>
        </w:r>
      </w:del>
    </w:p>
    <w:p w:rsidR="00FA2F9E" w:rsidDel="00C9104C" w:rsidRDefault="00FA2F9E">
      <w:pPr>
        <w:pStyle w:val="TOC4"/>
        <w:tabs>
          <w:tab w:val="left" w:pos="1760"/>
          <w:tab w:val="right" w:leader="dot" w:pos="9962"/>
        </w:tabs>
        <w:rPr>
          <w:del w:id="904" w:author="Geoff Hook" w:date="2016-10-04T14:05:00Z"/>
          <w:rFonts w:cstheme="minorBidi"/>
          <w:noProof/>
          <w:sz w:val="22"/>
          <w:szCs w:val="22"/>
        </w:rPr>
      </w:pPr>
      <w:del w:id="905" w:author="Geoff Hook" w:date="2016-10-04T14:05:00Z">
        <w:r w:rsidDel="00C9104C">
          <w:rPr>
            <w:noProof/>
          </w:rPr>
          <w:delText>5.4.3.1</w:delText>
        </w:r>
        <w:r w:rsidDel="00C9104C">
          <w:rPr>
            <w:rFonts w:cstheme="minorBidi"/>
            <w:noProof/>
            <w:sz w:val="22"/>
            <w:szCs w:val="22"/>
          </w:rPr>
          <w:tab/>
        </w:r>
        <w:r w:rsidDel="00C9104C">
          <w:rPr>
            <w:noProof/>
          </w:rPr>
          <w:delText>Activity Durations</w:delText>
        </w:r>
        <w:r w:rsidDel="00C9104C">
          <w:rPr>
            <w:noProof/>
          </w:rPr>
          <w:tab/>
        </w:r>
        <w:r w:rsidR="00D12948" w:rsidDel="00C9104C">
          <w:rPr>
            <w:noProof/>
          </w:rPr>
          <w:delText>31</w:delText>
        </w:r>
      </w:del>
    </w:p>
    <w:p w:rsidR="00FA2F9E" w:rsidDel="00C9104C" w:rsidRDefault="00FA2F9E">
      <w:pPr>
        <w:pStyle w:val="TOC4"/>
        <w:tabs>
          <w:tab w:val="left" w:pos="1760"/>
          <w:tab w:val="right" w:leader="dot" w:pos="9962"/>
        </w:tabs>
        <w:rPr>
          <w:del w:id="906" w:author="Geoff Hook" w:date="2016-10-04T14:05:00Z"/>
          <w:rFonts w:cstheme="minorBidi"/>
          <w:noProof/>
          <w:sz w:val="22"/>
          <w:szCs w:val="22"/>
        </w:rPr>
      </w:pPr>
      <w:del w:id="907" w:author="Geoff Hook" w:date="2016-10-04T14:05:00Z">
        <w:r w:rsidDel="00C9104C">
          <w:rPr>
            <w:noProof/>
          </w:rPr>
          <w:delText>5.4.3.2</w:delText>
        </w:r>
        <w:r w:rsidDel="00C9104C">
          <w:rPr>
            <w:rFonts w:cstheme="minorBidi"/>
            <w:noProof/>
            <w:sz w:val="22"/>
            <w:szCs w:val="22"/>
          </w:rPr>
          <w:tab/>
        </w:r>
        <w:r w:rsidDel="00C9104C">
          <w:rPr>
            <w:noProof/>
          </w:rPr>
          <w:delText>Results requested</w:delText>
        </w:r>
        <w:r w:rsidDel="00C9104C">
          <w:rPr>
            <w:noProof/>
          </w:rPr>
          <w:tab/>
        </w:r>
        <w:r w:rsidR="00D12948" w:rsidDel="00C9104C">
          <w:rPr>
            <w:noProof/>
          </w:rPr>
          <w:delText>32</w:delText>
        </w:r>
      </w:del>
    </w:p>
    <w:p w:rsidR="00FA2F9E" w:rsidDel="00C9104C" w:rsidRDefault="00FA2F9E">
      <w:pPr>
        <w:pStyle w:val="TOC3"/>
        <w:tabs>
          <w:tab w:val="left" w:pos="1320"/>
          <w:tab w:val="right" w:leader="dot" w:pos="9962"/>
        </w:tabs>
        <w:rPr>
          <w:del w:id="908" w:author="Geoff Hook" w:date="2016-10-04T14:05:00Z"/>
          <w:rFonts w:cstheme="minorBidi"/>
          <w:noProof/>
          <w:sz w:val="22"/>
          <w:szCs w:val="22"/>
        </w:rPr>
      </w:pPr>
      <w:del w:id="909" w:author="Geoff Hook" w:date="2016-10-04T14:05:00Z">
        <w:r w:rsidDel="00C9104C">
          <w:rPr>
            <w:noProof/>
          </w:rPr>
          <w:delText>5.4.4</w:delText>
        </w:r>
        <w:r w:rsidDel="00C9104C">
          <w:rPr>
            <w:rFonts w:cstheme="minorBidi"/>
            <w:noProof/>
            <w:sz w:val="22"/>
            <w:szCs w:val="22"/>
          </w:rPr>
          <w:tab/>
        </w:r>
        <w:r w:rsidDel="00C9104C">
          <w:rPr>
            <w:noProof/>
          </w:rPr>
          <w:delText>How the model provides for that data to be captured</w:delText>
        </w:r>
        <w:r w:rsidDel="00C9104C">
          <w:rPr>
            <w:noProof/>
          </w:rPr>
          <w:tab/>
        </w:r>
        <w:r w:rsidR="00D12948" w:rsidDel="00C9104C">
          <w:rPr>
            <w:noProof/>
          </w:rPr>
          <w:delText>32</w:delText>
        </w:r>
      </w:del>
    </w:p>
    <w:p w:rsidR="00FA2F9E" w:rsidDel="00C9104C" w:rsidRDefault="00FA2F9E">
      <w:pPr>
        <w:pStyle w:val="TOC3"/>
        <w:tabs>
          <w:tab w:val="left" w:pos="1320"/>
          <w:tab w:val="right" w:leader="dot" w:pos="9962"/>
        </w:tabs>
        <w:rPr>
          <w:del w:id="910" w:author="Geoff Hook" w:date="2016-10-04T14:05:00Z"/>
          <w:rFonts w:cstheme="minorBidi"/>
          <w:noProof/>
          <w:sz w:val="22"/>
          <w:szCs w:val="22"/>
        </w:rPr>
      </w:pPr>
      <w:del w:id="911" w:author="Geoff Hook" w:date="2016-10-04T14:05:00Z">
        <w:r w:rsidDel="00C9104C">
          <w:rPr>
            <w:noProof/>
          </w:rPr>
          <w:delText>5.4.5</w:delText>
        </w:r>
        <w:r w:rsidDel="00C9104C">
          <w:rPr>
            <w:rFonts w:cstheme="minorBidi"/>
            <w:noProof/>
            <w:sz w:val="22"/>
            <w:szCs w:val="22"/>
          </w:rPr>
          <w:tab/>
        </w:r>
        <w:r w:rsidDel="00C9104C">
          <w:rPr>
            <w:noProof/>
          </w:rPr>
          <w:delText>Conclusion and further investigations</w:delText>
        </w:r>
        <w:r w:rsidDel="00C9104C">
          <w:rPr>
            <w:noProof/>
          </w:rPr>
          <w:tab/>
        </w:r>
        <w:r w:rsidR="00D12948" w:rsidDel="00C9104C">
          <w:rPr>
            <w:noProof/>
          </w:rPr>
          <w:delText>32</w:delText>
        </w:r>
      </w:del>
    </w:p>
    <w:p w:rsidR="00FA2F9E" w:rsidDel="00C9104C" w:rsidRDefault="00FA2F9E">
      <w:pPr>
        <w:pStyle w:val="TOC2"/>
        <w:tabs>
          <w:tab w:val="left" w:pos="880"/>
          <w:tab w:val="right" w:leader="dot" w:pos="9962"/>
        </w:tabs>
        <w:rPr>
          <w:del w:id="912" w:author="Geoff Hook" w:date="2016-10-04T14:05:00Z"/>
          <w:rFonts w:cstheme="minorBidi"/>
          <w:noProof/>
          <w:sz w:val="22"/>
          <w:szCs w:val="22"/>
        </w:rPr>
      </w:pPr>
      <w:del w:id="913" w:author="Geoff Hook" w:date="2016-10-04T14:05:00Z">
        <w:r w:rsidDel="00C9104C">
          <w:rPr>
            <w:noProof/>
          </w:rPr>
          <w:delText>5.5</w:delText>
        </w:r>
        <w:r w:rsidDel="00C9104C">
          <w:rPr>
            <w:rFonts w:cstheme="minorBidi"/>
            <w:noProof/>
            <w:sz w:val="22"/>
            <w:szCs w:val="22"/>
          </w:rPr>
          <w:tab/>
        </w:r>
        <w:r w:rsidDel="00C9104C">
          <w:rPr>
            <w:noProof/>
          </w:rPr>
          <w:delText>Simulation scenario 3: Explore resource perspective</w:delText>
        </w:r>
        <w:r w:rsidDel="00C9104C">
          <w:rPr>
            <w:noProof/>
          </w:rPr>
          <w:tab/>
        </w:r>
        <w:r w:rsidR="00D12948" w:rsidDel="00C9104C">
          <w:rPr>
            <w:noProof/>
          </w:rPr>
          <w:delText>32</w:delText>
        </w:r>
      </w:del>
    </w:p>
    <w:p w:rsidR="00FA2F9E" w:rsidDel="00C9104C" w:rsidRDefault="00FA2F9E">
      <w:pPr>
        <w:pStyle w:val="TOC3"/>
        <w:tabs>
          <w:tab w:val="left" w:pos="1320"/>
          <w:tab w:val="right" w:leader="dot" w:pos="9962"/>
        </w:tabs>
        <w:rPr>
          <w:del w:id="914" w:author="Geoff Hook" w:date="2016-10-04T14:05:00Z"/>
          <w:rFonts w:cstheme="minorBidi"/>
          <w:noProof/>
          <w:sz w:val="22"/>
          <w:szCs w:val="22"/>
        </w:rPr>
      </w:pPr>
      <w:del w:id="915" w:author="Geoff Hook" w:date="2016-10-04T14:05:00Z">
        <w:r w:rsidDel="00C9104C">
          <w:rPr>
            <w:noProof/>
          </w:rPr>
          <w:delText>5.5.1</w:delText>
        </w:r>
        <w:r w:rsidDel="00C9104C">
          <w:rPr>
            <w:rFonts w:cstheme="minorBidi"/>
            <w:noProof/>
            <w:sz w:val="22"/>
            <w:szCs w:val="22"/>
          </w:rPr>
          <w:tab/>
        </w:r>
        <w:r w:rsidDel="00C9104C">
          <w:rPr>
            <w:noProof/>
          </w:rPr>
          <w:delText>Goals</w:delText>
        </w:r>
        <w:r w:rsidDel="00C9104C">
          <w:rPr>
            <w:noProof/>
          </w:rPr>
          <w:tab/>
        </w:r>
        <w:r w:rsidR="00D12948" w:rsidDel="00C9104C">
          <w:rPr>
            <w:noProof/>
          </w:rPr>
          <w:delText>32</w:delText>
        </w:r>
      </w:del>
    </w:p>
    <w:p w:rsidR="00FA2F9E" w:rsidDel="00C9104C" w:rsidRDefault="00FA2F9E">
      <w:pPr>
        <w:pStyle w:val="TOC3"/>
        <w:tabs>
          <w:tab w:val="left" w:pos="1320"/>
          <w:tab w:val="right" w:leader="dot" w:pos="9962"/>
        </w:tabs>
        <w:rPr>
          <w:del w:id="916" w:author="Geoff Hook" w:date="2016-10-04T14:05:00Z"/>
          <w:rFonts w:cstheme="minorBidi"/>
          <w:noProof/>
          <w:sz w:val="22"/>
          <w:szCs w:val="22"/>
        </w:rPr>
      </w:pPr>
      <w:del w:id="917" w:author="Geoff Hook" w:date="2016-10-04T14:05:00Z">
        <w:r w:rsidDel="00C9104C">
          <w:rPr>
            <w:noProof/>
          </w:rPr>
          <w:delText>5.5.2</w:delText>
        </w:r>
        <w:r w:rsidDel="00C9104C">
          <w:rPr>
            <w:rFonts w:cstheme="minorBidi"/>
            <w:noProof/>
            <w:sz w:val="22"/>
            <w:szCs w:val="22"/>
          </w:rPr>
          <w:tab/>
        </w:r>
        <w:r w:rsidDel="00C9104C">
          <w:rPr>
            <w:noProof/>
          </w:rPr>
          <w:delText>Identification of simulation parameters</w:delText>
        </w:r>
        <w:r w:rsidDel="00C9104C">
          <w:rPr>
            <w:noProof/>
          </w:rPr>
          <w:tab/>
        </w:r>
        <w:r w:rsidR="00D12948" w:rsidDel="00C9104C">
          <w:rPr>
            <w:noProof/>
          </w:rPr>
          <w:delText>33</w:delText>
        </w:r>
      </w:del>
    </w:p>
    <w:p w:rsidR="00FA2F9E" w:rsidDel="00C9104C" w:rsidRDefault="00FA2F9E">
      <w:pPr>
        <w:pStyle w:val="TOC4"/>
        <w:tabs>
          <w:tab w:val="left" w:pos="1760"/>
          <w:tab w:val="right" w:leader="dot" w:pos="9962"/>
        </w:tabs>
        <w:rPr>
          <w:del w:id="918" w:author="Geoff Hook" w:date="2016-10-04T14:05:00Z"/>
          <w:rFonts w:cstheme="minorBidi"/>
          <w:noProof/>
          <w:sz w:val="22"/>
          <w:szCs w:val="22"/>
        </w:rPr>
      </w:pPr>
      <w:del w:id="919" w:author="Geoff Hook" w:date="2016-10-04T14:05:00Z">
        <w:r w:rsidDel="00C9104C">
          <w:rPr>
            <w:noProof/>
          </w:rPr>
          <w:delText>5.5.2.1</w:delText>
        </w:r>
        <w:r w:rsidDel="00C9104C">
          <w:rPr>
            <w:rFonts w:cstheme="minorBidi"/>
            <w:noProof/>
            <w:sz w:val="22"/>
            <w:szCs w:val="22"/>
          </w:rPr>
          <w:tab/>
        </w:r>
        <w:r w:rsidDel="00C9104C">
          <w:rPr>
            <w:noProof/>
          </w:rPr>
          <w:delText>Process Triggers</w:delText>
        </w:r>
        <w:r w:rsidDel="00C9104C">
          <w:rPr>
            <w:noProof/>
          </w:rPr>
          <w:tab/>
        </w:r>
        <w:r w:rsidR="00D12948" w:rsidDel="00C9104C">
          <w:rPr>
            <w:noProof/>
          </w:rPr>
          <w:delText>33</w:delText>
        </w:r>
      </w:del>
    </w:p>
    <w:p w:rsidR="00FA2F9E" w:rsidDel="00C9104C" w:rsidRDefault="00FA2F9E">
      <w:pPr>
        <w:pStyle w:val="TOC4"/>
        <w:tabs>
          <w:tab w:val="left" w:pos="1760"/>
          <w:tab w:val="right" w:leader="dot" w:pos="9962"/>
        </w:tabs>
        <w:rPr>
          <w:del w:id="920" w:author="Geoff Hook" w:date="2016-10-04T14:05:00Z"/>
          <w:rFonts w:cstheme="minorBidi"/>
          <w:noProof/>
          <w:sz w:val="22"/>
          <w:szCs w:val="22"/>
        </w:rPr>
      </w:pPr>
      <w:del w:id="921" w:author="Geoff Hook" w:date="2016-10-04T14:05:00Z">
        <w:r w:rsidDel="00C9104C">
          <w:rPr>
            <w:noProof/>
          </w:rPr>
          <w:delText>5.5.2.2</w:delText>
        </w:r>
        <w:r w:rsidDel="00C9104C">
          <w:rPr>
            <w:rFonts w:cstheme="minorBidi"/>
            <w:noProof/>
            <w:sz w:val="22"/>
            <w:szCs w:val="22"/>
          </w:rPr>
          <w:tab/>
        </w:r>
        <w:r w:rsidDel="00C9104C">
          <w:rPr>
            <w:noProof/>
          </w:rPr>
          <w:delText>Resources</w:delText>
        </w:r>
        <w:r w:rsidDel="00C9104C">
          <w:rPr>
            <w:noProof/>
          </w:rPr>
          <w:tab/>
        </w:r>
        <w:r w:rsidR="00D12948" w:rsidDel="00C9104C">
          <w:rPr>
            <w:noProof/>
          </w:rPr>
          <w:delText>33</w:delText>
        </w:r>
      </w:del>
    </w:p>
    <w:p w:rsidR="00FA2F9E" w:rsidDel="00C9104C" w:rsidRDefault="00FA2F9E">
      <w:pPr>
        <w:pStyle w:val="TOC3"/>
        <w:tabs>
          <w:tab w:val="left" w:pos="1320"/>
          <w:tab w:val="right" w:leader="dot" w:pos="9962"/>
        </w:tabs>
        <w:rPr>
          <w:del w:id="922" w:author="Geoff Hook" w:date="2016-10-04T14:05:00Z"/>
          <w:rFonts w:cstheme="minorBidi"/>
          <w:noProof/>
          <w:sz w:val="22"/>
          <w:szCs w:val="22"/>
        </w:rPr>
      </w:pPr>
      <w:del w:id="923" w:author="Geoff Hook" w:date="2016-10-04T14:05:00Z">
        <w:r w:rsidDel="00C9104C">
          <w:rPr>
            <w:noProof/>
          </w:rPr>
          <w:delText>5.5.3</w:delText>
        </w:r>
        <w:r w:rsidDel="00C9104C">
          <w:rPr>
            <w:rFonts w:cstheme="minorBidi"/>
            <w:noProof/>
            <w:sz w:val="22"/>
            <w:szCs w:val="22"/>
          </w:rPr>
          <w:tab/>
        </w:r>
        <w:r w:rsidDel="00C9104C">
          <w:rPr>
            <w:noProof/>
          </w:rPr>
          <w:delText>How the model provides for that data to be captured</w:delText>
        </w:r>
        <w:r w:rsidDel="00C9104C">
          <w:rPr>
            <w:noProof/>
          </w:rPr>
          <w:tab/>
        </w:r>
        <w:r w:rsidR="00D12948" w:rsidDel="00C9104C">
          <w:rPr>
            <w:noProof/>
          </w:rPr>
          <w:delText>34</w:delText>
        </w:r>
      </w:del>
    </w:p>
    <w:p w:rsidR="00FA2F9E" w:rsidDel="00C9104C" w:rsidRDefault="00FA2F9E">
      <w:pPr>
        <w:pStyle w:val="TOC4"/>
        <w:tabs>
          <w:tab w:val="left" w:pos="1760"/>
          <w:tab w:val="right" w:leader="dot" w:pos="9962"/>
        </w:tabs>
        <w:rPr>
          <w:del w:id="924" w:author="Geoff Hook" w:date="2016-10-04T14:05:00Z"/>
          <w:rFonts w:cstheme="minorBidi"/>
          <w:noProof/>
          <w:sz w:val="22"/>
          <w:szCs w:val="22"/>
        </w:rPr>
      </w:pPr>
      <w:del w:id="925" w:author="Geoff Hook" w:date="2016-10-04T14:05:00Z">
        <w:r w:rsidDel="00C9104C">
          <w:rPr>
            <w:noProof/>
          </w:rPr>
          <w:delText>5.5.3.1</w:delText>
        </w:r>
        <w:r w:rsidDel="00C9104C">
          <w:rPr>
            <w:rFonts w:cstheme="minorBidi"/>
            <w:noProof/>
            <w:sz w:val="22"/>
            <w:szCs w:val="22"/>
          </w:rPr>
          <w:tab/>
        </w:r>
        <w:r w:rsidDel="00C9104C">
          <w:rPr>
            <w:noProof/>
          </w:rPr>
          <w:delText>Define Calendars for use by the scenario</w:delText>
        </w:r>
        <w:r w:rsidDel="00C9104C">
          <w:rPr>
            <w:noProof/>
          </w:rPr>
          <w:tab/>
        </w:r>
        <w:r w:rsidR="00D12948" w:rsidDel="00C9104C">
          <w:rPr>
            <w:noProof/>
          </w:rPr>
          <w:delText>34</w:delText>
        </w:r>
      </w:del>
    </w:p>
    <w:p w:rsidR="00FA2F9E" w:rsidDel="00C9104C" w:rsidRDefault="00FA2F9E">
      <w:pPr>
        <w:pStyle w:val="TOC4"/>
        <w:tabs>
          <w:tab w:val="left" w:pos="1760"/>
          <w:tab w:val="right" w:leader="dot" w:pos="9962"/>
        </w:tabs>
        <w:rPr>
          <w:del w:id="926" w:author="Geoff Hook" w:date="2016-10-04T14:05:00Z"/>
          <w:rFonts w:cstheme="minorBidi"/>
          <w:noProof/>
          <w:sz w:val="22"/>
          <w:szCs w:val="22"/>
        </w:rPr>
      </w:pPr>
      <w:del w:id="927" w:author="Geoff Hook" w:date="2016-10-04T14:05:00Z">
        <w:r w:rsidDel="00C9104C">
          <w:rPr>
            <w:noProof/>
          </w:rPr>
          <w:delText>5.5.3.2</w:delText>
        </w:r>
        <w:r w:rsidDel="00C9104C">
          <w:rPr>
            <w:rFonts w:cstheme="minorBidi"/>
            <w:noProof/>
            <w:sz w:val="22"/>
            <w:szCs w:val="22"/>
          </w:rPr>
          <w:tab/>
        </w:r>
        <w:r w:rsidDel="00C9104C">
          <w:rPr>
            <w:noProof/>
          </w:rPr>
          <w:delText>Add parameters controlling the resources’ availability associated with a calendar</w:delText>
        </w:r>
        <w:r w:rsidDel="00C9104C">
          <w:rPr>
            <w:noProof/>
          </w:rPr>
          <w:tab/>
        </w:r>
        <w:r w:rsidR="00D12948" w:rsidDel="00C9104C">
          <w:rPr>
            <w:noProof/>
          </w:rPr>
          <w:delText>36</w:delText>
        </w:r>
      </w:del>
    </w:p>
    <w:p w:rsidR="00FA2F9E" w:rsidDel="00C9104C" w:rsidRDefault="00FA2F9E">
      <w:pPr>
        <w:pStyle w:val="TOC4"/>
        <w:tabs>
          <w:tab w:val="left" w:pos="1760"/>
          <w:tab w:val="right" w:leader="dot" w:pos="9962"/>
        </w:tabs>
        <w:rPr>
          <w:del w:id="928" w:author="Geoff Hook" w:date="2016-10-04T14:05:00Z"/>
          <w:rFonts w:cstheme="minorBidi"/>
          <w:noProof/>
          <w:sz w:val="22"/>
          <w:szCs w:val="22"/>
        </w:rPr>
      </w:pPr>
      <w:del w:id="929" w:author="Geoff Hook" w:date="2016-10-04T14:05:00Z">
        <w:r w:rsidDel="00C9104C">
          <w:rPr>
            <w:noProof/>
          </w:rPr>
          <w:delText>5.5.3.3</w:delText>
        </w:r>
        <w:r w:rsidDel="00C9104C">
          <w:rPr>
            <w:rFonts w:cstheme="minorBidi"/>
            <w:noProof/>
            <w:sz w:val="22"/>
            <w:szCs w:val="22"/>
          </w:rPr>
          <w:tab/>
        </w:r>
        <w:r w:rsidDel="00C9104C">
          <w:rPr>
            <w:noProof/>
          </w:rPr>
          <w:delText>Result requests</w:delText>
        </w:r>
        <w:r w:rsidDel="00C9104C">
          <w:rPr>
            <w:noProof/>
          </w:rPr>
          <w:tab/>
        </w:r>
        <w:r w:rsidR="00D12948" w:rsidDel="00C9104C">
          <w:rPr>
            <w:noProof/>
          </w:rPr>
          <w:delText>36</w:delText>
        </w:r>
      </w:del>
    </w:p>
    <w:p w:rsidR="00FA2F9E" w:rsidDel="00C9104C" w:rsidRDefault="00FA2F9E">
      <w:pPr>
        <w:pStyle w:val="TOC3"/>
        <w:tabs>
          <w:tab w:val="left" w:pos="1320"/>
          <w:tab w:val="right" w:leader="dot" w:pos="9962"/>
        </w:tabs>
        <w:rPr>
          <w:del w:id="930" w:author="Geoff Hook" w:date="2016-10-04T14:05:00Z"/>
          <w:rFonts w:cstheme="minorBidi"/>
          <w:noProof/>
          <w:sz w:val="22"/>
          <w:szCs w:val="22"/>
        </w:rPr>
      </w:pPr>
      <w:del w:id="931" w:author="Geoff Hook" w:date="2016-10-04T14:05:00Z">
        <w:r w:rsidDel="00C9104C">
          <w:rPr>
            <w:noProof/>
          </w:rPr>
          <w:delText>5.5.4</w:delText>
        </w:r>
        <w:r w:rsidDel="00C9104C">
          <w:rPr>
            <w:rFonts w:cstheme="minorBidi"/>
            <w:noProof/>
            <w:sz w:val="22"/>
            <w:szCs w:val="22"/>
          </w:rPr>
          <w:tab/>
        </w:r>
        <w:r w:rsidDel="00C9104C">
          <w:rPr>
            <w:noProof/>
          </w:rPr>
          <w:delText>Conclusions and further investigations</w:delText>
        </w:r>
        <w:r w:rsidDel="00C9104C">
          <w:rPr>
            <w:noProof/>
          </w:rPr>
          <w:tab/>
        </w:r>
        <w:r w:rsidR="00D12948" w:rsidDel="00C9104C">
          <w:rPr>
            <w:noProof/>
          </w:rPr>
          <w:delText>37</w:delText>
        </w:r>
      </w:del>
    </w:p>
    <w:p w:rsidR="00FA2F9E" w:rsidDel="00C9104C" w:rsidRDefault="00FA2F9E">
      <w:pPr>
        <w:pStyle w:val="TOC1"/>
        <w:tabs>
          <w:tab w:val="left" w:pos="480"/>
          <w:tab w:val="right" w:leader="dot" w:pos="9962"/>
        </w:tabs>
        <w:rPr>
          <w:del w:id="932" w:author="Geoff Hook" w:date="2016-10-04T14:05:00Z"/>
          <w:rFonts w:cstheme="minorBidi"/>
          <w:noProof/>
          <w:sz w:val="22"/>
          <w:szCs w:val="22"/>
        </w:rPr>
      </w:pPr>
      <w:del w:id="933" w:author="Geoff Hook" w:date="2016-10-04T14:05:00Z">
        <w:r w:rsidDel="00C9104C">
          <w:rPr>
            <w:noProof/>
          </w:rPr>
          <w:delText>6</w:delText>
        </w:r>
        <w:r w:rsidDel="00C9104C">
          <w:rPr>
            <w:rFonts w:cstheme="minorBidi"/>
            <w:noProof/>
            <w:sz w:val="22"/>
            <w:szCs w:val="22"/>
          </w:rPr>
          <w:tab/>
        </w:r>
        <w:r w:rsidDel="00C9104C">
          <w:rPr>
            <w:noProof/>
          </w:rPr>
          <w:delText>Serialization examples</w:delText>
        </w:r>
        <w:r w:rsidDel="00C9104C">
          <w:rPr>
            <w:noProof/>
          </w:rPr>
          <w:tab/>
        </w:r>
        <w:r w:rsidR="00D12948" w:rsidDel="00C9104C">
          <w:rPr>
            <w:noProof/>
          </w:rPr>
          <w:delText>38</w:delText>
        </w:r>
      </w:del>
    </w:p>
    <w:p w:rsidR="00FA2F9E" w:rsidDel="00C9104C" w:rsidRDefault="00FA2F9E">
      <w:pPr>
        <w:pStyle w:val="TOC2"/>
        <w:tabs>
          <w:tab w:val="left" w:pos="880"/>
          <w:tab w:val="right" w:leader="dot" w:pos="9962"/>
        </w:tabs>
        <w:rPr>
          <w:del w:id="934" w:author="Geoff Hook" w:date="2016-10-04T14:05:00Z"/>
          <w:rFonts w:cstheme="minorBidi"/>
          <w:noProof/>
          <w:sz w:val="22"/>
          <w:szCs w:val="22"/>
        </w:rPr>
      </w:pPr>
      <w:del w:id="935" w:author="Geoff Hook" w:date="2016-10-04T14:05:00Z">
        <w:r w:rsidDel="00C9104C">
          <w:rPr>
            <w:noProof/>
          </w:rPr>
          <w:lastRenderedPageBreak/>
          <w:delText>6.1</w:delText>
        </w:r>
        <w:r w:rsidDel="00C9104C">
          <w:rPr>
            <w:rFonts w:cstheme="minorBidi"/>
            <w:noProof/>
            <w:sz w:val="22"/>
            <w:szCs w:val="22"/>
          </w:rPr>
          <w:tab/>
        </w:r>
        <w:r w:rsidDel="00C9104C">
          <w:rPr>
            <w:noProof/>
          </w:rPr>
          <w:delText>Time Parameters</w:delText>
        </w:r>
        <w:r w:rsidDel="00C9104C">
          <w:rPr>
            <w:noProof/>
          </w:rPr>
          <w:tab/>
        </w:r>
        <w:r w:rsidR="00D12948" w:rsidDel="00C9104C">
          <w:rPr>
            <w:noProof/>
          </w:rPr>
          <w:delText>38</w:delText>
        </w:r>
      </w:del>
    </w:p>
    <w:p w:rsidR="00FA2F9E" w:rsidDel="00C9104C" w:rsidRDefault="00FA2F9E">
      <w:pPr>
        <w:pStyle w:val="TOC3"/>
        <w:tabs>
          <w:tab w:val="left" w:pos="1320"/>
          <w:tab w:val="right" w:leader="dot" w:pos="9962"/>
        </w:tabs>
        <w:rPr>
          <w:del w:id="936" w:author="Geoff Hook" w:date="2016-10-04T14:05:00Z"/>
          <w:rFonts w:cstheme="minorBidi"/>
          <w:noProof/>
          <w:sz w:val="22"/>
          <w:szCs w:val="22"/>
        </w:rPr>
      </w:pPr>
      <w:del w:id="937" w:author="Geoff Hook" w:date="2016-10-04T14:05:00Z">
        <w:r w:rsidDel="00C9104C">
          <w:rPr>
            <w:noProof/>
          </w:rPr>
          <w:delText>6.1.1</w:delText>
        </w:r>
        <w:r w:rsidDel="00C9104C">
          <w:rPr>
            <w:rFonts w:cstheme="minorBidi"/>
            <w:noProof/>
            <w:sz w:val="22"/>
            <w:szCs w:val="22"/>
          </w:rPr>
          <w:tab/>
        </w:r>
        <w:r w:rsidDel="00C9104C">
          <w:rPr>
            <w:noProof/>
          </w:rPr>
          <w:delText>Duration</w:delText>
        </w:r>
        <w:r w:rsidDel="00C9104C">
          <w:rPr>
            <w:noProof/>
          </w:rPr>
          <w:tab/>
        </w:r>
        <w:r w:rsidR="00D12948" w:rsidDel="00C9104C">
          <w:rPr>
            <w:noProof/>
          </w:rPr>
          <w:delText>38</w:delText>
        </w:r>
      </w:del>
    </w:p>
    <w:p w:rsidR="00FA2F9E" w:rsidDel="00C9104C" w:rsidRDefault="00FA2F9E">
      <w:pPr>
        <w:pStyle w:val="TOC3"/>
        <w:tabs>
          <w:tab w:val="left" w:pos="1320"/>
          <w:tab w:val="right" w:leader="dot" w:pos="9962"/>
        </w:tabs>
        <w:rPr>
          <w:del w:id="938" w:author="Geoff Hook" w:date="2016-10-04T14:05:00Z"/>
          <w:rFonts w:cstheme="minorBidi"/>
          <w:noProof/>
          <w:sz w:val="22"/>
          <w:szCs w:val="22"/>
        </w:rPr>
      </w:pPr>
      <w:del w:id="939" w:author="Geoff Hook" w:date="2016-10-04T14:05:00Z">
        <w:r w:rsidDel="00C9104C">
          <w:rPr>
            <w:noProof/>
          </w:rPr>
          <w:delText>6.1.2</w:delText>
        </w:r>
        <w:r w:rsidDel="00C9104C">
          <w:rPr>
            <w:rFonts w:cstheme="minorBidi"/>
            <w:noProof/>
            <w:sz w:val="22"/>
            <w:szCs w:val="22"/>
          </w:rPr>
          <w:tab/>
        </w:r>
        <w:r w:rsidDel="00C9104C">
          <w:rPr>
            <w:noProof/>
          </w:rPr>
          <w:delText>Lag Time</w:delText>
        </w:r>
        <w:r w:rsidDel="00C9104C">
          <w:rPr>
            <w:noProof/>
          </w:rPr>
          <w:tab/>
        </w:r>
        <w:r w:rsidR="00D12948" w:rsidDel="00C9104C">
          <w:rPr>
            <w:noProof/>
          </w:rPr>
          <w:delText>38</w:delText>
        </w:r>
      </w:del>
    </w:p>
    <w:p w:rsidR="00FA2F9E" w:rsidDel="00C9104C" w:rsidRDefault="00FA2F9E">
      <w:pPr>
        <w:pStyle w:val="TOC2"/>
        <w:tabs>
          <w:tab w:val="left" w:pos="880"/>
          <w:tab w:val="right" w:leader="dot" w:pos="9962"/>
        </w:tabs>
        <w:rPr>
          <w:del w:id="940" w:author="Geoff Hook" w:date="2016-10-04T14:05:00Z"/>
          <w:rFonts w:cstheme="minorBidi"/>
          <w:noProof/>
          <w:sz w:val="22"/>
          <w:szCs w:val="22"/>
        </w:rPr>
      </w:pPr>
      <w:del w:id="941" w:author="Geoff Hook" w:date="2016-10-04T14:05:00Z">
        <w:r w:rsidDel="00C9104C">
          <w:rPr>
            <w:noProof/>
          </w:rPr>
          <w:delText>6.2</w:delText>
        </w:r>
        <w:r w:rsidDel="00C9104C">
          <w:rPr>
            <w:rFonts w:cstheme="minorBidi"/>
            <w:noProof/>
            <w:sz w:val="22"/>
            <w:szCs w:val="22"/>
          </w:rPr>
          <w:tab/>
        </w:r>
        <w:r w:rsidDel="00C9104C">
          <w:rPr>
            <w:noProof/>
          </w:rPr>
          <w:delText>Control Parameters</w:delText>
        </w:r>
        <w:r w:rsidDel="00C9104C">
          <w:rPr>
            <w:noProof/>
          </w:rPr>
          <w:tab/>
        </w:r>
        <w:r w:rsidR="00D12948" w:rsidDel="00C9104C">
          <w:rPr>
            <w:noProof/>
          </w:rPr>
          <w:delText>38</w:delText>
        </w:r>
      </w:del>
    </w:p>
    <w:p w:rsidR="00FA2F9E" w:rsidDel="00C9104C" w:rsidRDefault="00FA2F9E">
      <w:pPr>
        <w:pStyle w:val="TOC3"/>
        <w:tabs>
          <w:tab w:val="left" w:pos="1320"/>
          <w:tab w:val="right" w:leader="dot" w:pos="9962"/>
        </w:tabs>
        <w:rPr>
          <w:del w:id="942" w:author="Geoff Hook" w:date="2016-10-04T14:05:00Z"/>
          <w:rFonts w:cstheme="minorBidi"/>
          <w:noProof/>
          <w:sz w:val="22"/>
          <w:szCs w:val="22"/>
        </w:rPr>
      </w:pPr>
      <w:del w:id="943" w:author="Geoff Hook" w:date="2016-10-04T14:05:00Z">
        <w:r w:rsidDel="00C9104C">
          <w:rPr>
            <w:noProof/>
          </w:rPr>
          <w:delText>6.2.1</w:delText>
        </w:r>
        <w:r w:rsidDel="00C9104C">
          <w:rPr>
            <w:rFonts w:cstheme="minorBidi"/>
            <w:noProof/>
            <w:sz w:val="22"/>
            <w:szCs w:val="22"/>
          </w:rPr>
          <w:tab/>
        </w:r>
        <w:r w:rsidDel="00C9104C">
          <w:rPr>
            <w:noProof/>
          </w:rPr>
          <w:delText>Routing using Probabilities</w:delText>
        </w:r>
        <w:r w:rsidDel="00C9104C">
          <w:rPr>
            <w:noProof/>
          </w:rPr>
          <w:tab/>
        </w:r>
        <w:r w:rsidR="00D12948" w:rsidDel="00C9104C">
          <w:rPr>
            <w:noProof/>
          </w:rPr>
          <w:delText>38</w:delText>
        </w:r>
      </w:del>
    </w:p>
    <w:p w:rsidR="00FA2F9E" w:rsidDel="00C9104C" w:rsidRDefault="00FA2F9E">
      <w:pPr>
        <w:pStyle w:val="TOC3"/>
        <w:tabs>
          <w:tab w:val="left" w:pos="1320"/>
          <w:tab w:val="right" w:leader="dot" w:pos="9962"/>
        </w:tabs>
        <w:rPr>
          <w:del w:id="944" w:author="Geoff Hook" w:date="2016-10-04T14:05:00Z"/>
          <w:rFonts w:cstheme="minorBidi"/>
          <w:noProof/>
          <w:sz w:val="22"/>
          <w:szCs w:val="22"/>
        </w:rPr>
      </w:pPr>
      <w:del w:id="945" w:author="Geoff Hook" w:date="2016-10-04T14:05:00Z">
        <w:r w:rsidDel="00C9104C">
          <w:rPr>
            <w:noProof/>
          </w:rPr>
          <w:delText>6.2.2</w:delText>
        </w:r>
        <w:r w:rsidDel="00C9104C">
          <w:rPr>
            <w:rFonts w:cstheme="minorBidi"/>
            <w:noProof/>
            <w:sz w:val="22"/>
            <w:szCs w:val="22"/>
          </w:rPr>
          <w:tab/>
        </w:r>
        <w:r w:rsidDel="00C9104C">
          <w:rPr>
            <w:noProof/>
          </w:rPr>
          <w:delText>Control Process Instantiation</w:delText>
        </w:r>
        <w:r w:rsidDel="00C9104C">
          <w:rPr>
            <w:noProof/>
          </w:rPr>
          <w:tab/>
        </w:r>
        <w:r w:rsidR="00D12948" w:rsidDel="00C9104C">
          <w:rPr>
            <w:noProof/>
          </w:rPr>
          <w:delText>39</w:delText>
        </w:r>
      </w:del>
    </w:p>
    <w:p w:rsidR="00FA2F9E" w:rsidDel="00C9104C" w:rsidRDefault="00FA2F9E">
      <w:pPr>
        <w:pStyle w:val="TOC2"/>
        <w:tabs>
          <w:tab w:val="left" w:pos="880"/>
          <w:tab w:val="right" w:leader="dot" w:pos="9962"/>
        </w:tabs>
        <w:rPr>
          <w:del w:id="946" w:author="Geoff Hook" w:date="2016-10-04T14:05:00Z"/>
          <w:rFonts w:cstheme="minorBidi"/>
          <w:noProof/>
          <w:sz w:val="22"/>
          <w:szCs w:val="22"/>
        </w:rPr>
      </w:pPr>
      <w:del w:id="947" w:author="Geoff Hook" w:date="2016-10-04T14:05:00Z">
        <w:r w:rsidDel="00C9104C">
          <w:rPr>
            <w:noProof/>
          </w:rPr>
          <w:delText>6.3</w:delText>
        </w:r>
        <w:r w:rsidDel="00C9104C">
          <w:rPr>
            <w:rFonts w:cstheme="minorBidi"/>
            <w:noProof/>
            <w:sz w:val="22"/>
            <w:szCs w:val="22"/>
          </w:rPr>
          <w:tab/>
        </w:r>
        <w:r w:rsidDel="00C9104C">
          <w:rPr>
            <w:noProof/>
          </w:rPr>
          <w:delText>Using advanced parameterisation</w:delText>
        </w:r>
        <w:r w:rsidDel="00C9104C">
          <w:rPr>
            <w:noProof/>
          </w:rPr>
          <w:tab/>
        </w:r>
        <w:r w:rsidR="00D12948" w:rsidDel="00C9104C">
          <w:rPr>
            <w:noProof/>
          </w:rPr>
          <w:delText>40</w:delText>
        </w:r>
      </w:del>
    </w:p>
    <w:p w:rsidR="00FA2F9E" w:rsidDel="00C9104C" w:rsidRDefault="00FA2F9E">
      <w:pPr>
        <w:pStyle w:val="TOC3"/>
        <w:tabs>
          <w:tab w:val="left" w:pos="1320"/>
          <w:tab w:val="right" w:leader="dot" w:pos="9962"/>
        </w:tabs>
        <w:rPr>
          <w:del w:id="948" w:author="Geoff Hook" w:date="2016-10-04T14:05:00Z"/>
          <w:rFonts w:cstheme="minorBidi"/>
          <w:noProof/>
          <w:sz w:val="22"/>
          <w:szCs w:val="22"/>
        </w:rPr>
      </w:pPr>
      <w:del w:id="949" w:author="Geoff Hook" w:date="2016-10-04T14:05:00Z">
        <w:r w:rsidDel="00C9104C">
          <w:rPr>
            <w:noProof/>
          </w:rPr>
          <w:delText>6.3.1</w:delText>
        </w:r>
        <w:r w:rsidDel="00C9104C">
          <w:rPr>
            <w:rFonts w:cstheme="minorBidi"/>
            <w:noProof/>
            <w:sz w:val="22"/>
            <w:szCs w:val="22"/>
          </w:rPr>
          <w:tab/>
        </w:r>
        <w:r w:rsidDel="00C9104C">
          <w:rPr>
            <w:noProof/>
          </w:rPr>
          <w:delText>Distribution</w:delText>
        </w:r>
        <w:r w:rsidDel="00C9104C">
          <w:rPr>
            <w:noProof/>
          </w:rPr>
          <w:tab/>
        </w:r>
        <w:r w:rsidR="00D12948" w:rsidDel="00C9104C">
          <w:rPr>
            <w:noProof/>
          </w:rPr>
          <w:delText>40</w:delText>
        </w:r>
      </w:del>
    </w:p>
    <w:p w:rsidR="00FA2F9E" w:rsidDel="00C9104C" w:rsidRDefault="00FA2F9E">
      <w:pPr>
        <w:pStyle w:val="TOC3"/>
        <w:tabs>
          <w:tab w:val="left" w:pos="1320"/>
          <w:tab w:val="right" w:leader="dot" w:pos="9962"/>
        </w:tabs>
        <w:rPr>
          <w:del w:id="950" w:author="Geoff Hook" w:date="2016-10-04T14:05:00Z"/>
          <w:rFonts w:cstheme="minorBidi"/>
          <w:noProof/>
          <w:sz w:val="22"/>
          <w:szCs w:val="22"/>
        </w:rPr>
      </w:pPr>
      <w:del w:id="951" w:author="Geoff Hook" w:date="2016-10-04T14:05:00Z">
        <w:r w:rsidDel="00C9104C">
          <w:rPr>
            <w:noProof/>
          </w:rPr>
          <w:delText>6.3.2</w:delText>
        </w:r>
        <w:r w:rsidDel="00C9104C">
          <w:rPr>
            <w:rFonts w:cstheme="minorBidi"/>
            <w:noProof/>
            <w:sz w:val="22"/>
            <w:szCs w:val="22"/>
          </w:rPr>
          <w:tab/>
        </w:r>
        <w:r w:rsidDel="00C9104C">
          <w:rPr>
            <w:noProof/>
          </w:rPr>
          <w:delText>User Distribution</w:delText>
        </w:r>
        <w:r w:rsidDel="00C9104C">
          <w:rPr>
            <w:noProof/>
          </w:rPr>
          <w:tab/>
        </w:r>
        <w:r w:rsidR="00D12948" w:rsidDel="00C9104C">
          <w:rPr>
            <w:noProof/>
          </w:rPr>
          <w:delText>41</w:delText>
        </w:r>
      </w:del>
    </w:p>
    <w:p w:rsidR="00FA2F9E" w:rsidDel="00C9104C" w:rsidRDefault="00FA2F9E">
      <w:pPr>
        <w:pStyle w:val="TOC3"/>
        <w:tabs>
          <w:tab w:val="left" w:pos="1320"/>
          <w:tab w:val="right" w:leader="dot" w:pos="9962"/>
        </w:tabs>
        <w:rPr>
          <w:del w:id="952" w:author="Geoff Hook" w:date="2016-10-04T14:05:00Z"/>
          <w:rFonts w:cstheme="minorBidi"/>
          <w:noProof/>
          <w:sz w:val="22"/>
          <w:szCs w:val="22"/>
        </w:rPr>
      </w:pPr>
      <w:del w:id="953" w:author="Geoff Hook" w:date="2016-10-04T14:05:00Z">
        <w:r w:rsidDel="00C9104C">
          <w:rPr>
            <w:noProof/>
          </w:rPr>
          <w:delText>6.3.3</w:delText>
        </w:r>
        <w:r w:rsidDel="00C9104C">
          <w:rPr>
            <w:rFonts w:cstheme="minorBidi"/>
            <w:noProof/>
            <w:sz w:val="22"/>
            <w:szCs w:val="22"/>
          </w:rPr>
          <w:tab/>
        </w:r>
        <w:r w:rsidDel="00C9104C">
          <w:rPr>
            <w:noProof/>
          </w:rPr>
          <w:delText>Enumeration (historical data)</w:delText>
        </w:r>
        <w:r w:rsidDel="00C9104C">
          <w:rPr>
            <w:noProof/>
          </w:rPr>
          <w:tab/>
        </w:r>
        <w:r w:rsidR="00D12948" w:rsidDel="00C9104C">
          <w:rPr>
            <w:noProof/>
          </w:rPr>
          <w:delText>41</w:delText>
        </w:r>
      </w:del>
    </w:p>
    <w:p w:rsidR="00FA2F9E" w:rsidDel="00C9104C" w:rsidRDefault="00FA2F9E">
      <w:pPr>
        <w:pStyle w:val="TOC2"/>
        <w:tabs>
          <w:tab w:val="left" w:pos="880"/>
          <w:tab w:val="right" w:leader="dot" w:pos="9962"/>
        </w:tabs>
        <w:rPr>
          <w:del w:id="954" w:author="Geoff Hook" w:date="2016-10-04T14:05:00Z"/>
          <w:rFonts w:cstheme="minorBidi"/>
          <w:noProof/>
          <w:sz w:val="22"/>
          <w:szCs w:val="22"/>
        </w:rPr>
      </w:pPr>
      <w:del w:id="955" w:author="Geoff Hook" w:date="2016-10-04T14:05:00Z">
        <w:r w:rsidDel="00C9104C">
          <w:rPr>
            <w:noProof/>
          </w:rPr>
          <w:delText>6.4</w:delText>
        </w:r>
        <w:r w:rsidDel="00C9104C">
          <w:rPr>
            <w:rFonts w:cstheme="minorBidi"/>
            <w:noProof/>
            <w:sz w:val="22"/>
            <w:szCs w:val="22"/>
          </w:rPr>
          <w:tab/>
        </w:r>
        <w:r w:rsidDel="00C9104C">
          <w:rPr>
            <w:noProof/>
          </w:rPr>
          <w:delText>Using calendars</w:delText>
        </w:r>
        <w:r w:rsidDel="00C9104C">
          <w:rPr>
            <w:noProof/>
          </w:rPr>
          <w:tab/>
        </w:r>
        <w:r w:rsidR="00D12948" w:rsidDel="00C9104C">
          <w:rPr>
            <w:noProof/>
          </w:rPr>
          <w:delText>42</w:delText>
        </w:r>
      </w:del>
    </w:p>
    <w:p w:rsidR="00FA2F9E" w:rsidDel="00C9104C" w:rsidRDefault="00FA2F9E">
      <w:pPr>
        <w:pStyle w:val="TOC2"/>
        <w:tabs>
          <w:tab w:val="left" w:pos="880"/>
          <w:tab w:val="right" w:leader="dot" w:pos="9962"/>
        </w:tabs>
        <w:rPr>
          <w:del w:id="956" w:author="Geoff Hook" w:date="2016-10-04T14:05:00Z"/>
          <w:rFonts w:cstheme="minorBidi"/>
          <w:noProof/>
          <w:sz w:val="22"/>
          <w:szCs w:val="22"/>
        </w:rPr>
      </w:pPr>
      <w:del w:id="957" w:author="Geoff Hook" w:date="2016-10-04T14:05:00Z">
        <w:r w:rsidDel="00C9104C">
          <w:rPr>
            <w:noProof/>
          </w:rPr>
          <w:delText>6.5</w:delText>
        </w:r>
        <w:r w:rsidDel="00C9104C">
          <w:rPr>
            <w:rFonts w:cstheme="minorBidi"/>
            <w:noProof/>
            <w:sz w:val="22"/>
            <w:szCs w:val="22"/>
          </w:rPr>
          <w:tab/>
        </w:r>
        <w:r w:rsidDel="00C9104C">
          <w:rPr>
            <w:noProof/>
          </w:rPr>
          <w:delText>Using an expression</w:delText>
        </w:r>
        <w:r w:rsidDel="00C9104C">
          <w:rPr>
            <w:noProof/>
          </w:rPr>
          <w:tab/>
        </w:r>
        <w:r w:rsidR="00D12948" w:rsidDel="00C9104C">
          <w:rPr>
            <w:noProof/>
          </w:rPr>
          <w:delText>42</w:delText>
        </w:r>
      </w:del>
    </w:p>
    <w:p w:rsidR="00FA2F9E" w:rsidDel="00C9104C" w:rsidRDefault="00FA2F9E">
      <w:pPr>
        <w:pStyle w:val="TOC2"/>
        <w:tabs>
          <w:tab w:val="left" w:pos="880"/>
          <w:tab w:val="right" w:leader="dot" w:pos="9962"/>
        </w:tabs>
        <w:rPr>
          <w:del w:id="958" w:author="Geoff Hook" w:date="2016-10-04T14:05:00Z"/>
          <w:rFonts w:cstheme="minorBidi"/>
          <w:noProof/>
          <w:sz w:val="22"/>
          <w:szCs w:val="22"/>
        </w:rPr>
      </w:pPr>
      <w:del w:id="959" w:author="Geoff Hook" w:date="2016-10-04T14:05:00Z">
        <w:r w:rsidDel="00C9104C">
          <w:rPr>
            <w:noProof/>
          </w:rPr>
          <w:delText>6.6</w:delText>
        </w:r>
        <w:r w:rsidDel="00C9104C">
          <w:rPr>
            <w:rFonts w:cstheme="minorBidi"/>
            <w:noProof/>
            <w:sz w:val="22"/>
            <w:szCs w:val="22"/>
          </w:rPr>
          <w:tab/>
        </w:r>
        <w:r w:rsidDel="00C9104C">
          <w:rPr>
            <w:noProof/>
          </w:rPr>
          <w:delText>Results</w:delText>
        </w:r>
        <w:r w:rsidDel="00C9104C">
          <w:rPr>
            <w:noProof/>
          </w:rPr>
          <w:tab/>
        </w:r>
        <w:r w:rsidR="00D12948" w:rsidDel="00C9104C">
          <w:rPr>
            <w:noProof/>
          </w:rPr>
          <w:delText>42</w:delText>
        </w:r>
      </w:del>
    </w:p>
    <w:p w:rsidR="00FA2F9E" w:rsidDel="00C9104C" w:rsidRDefault="00FA2F9E">
      <w:pPr>
        <w:pStyle w:val="TOC3"/>
        <w:tabs>
          <w:tab w:val="left" w:pos="1320"/>
          <w:tab w:val="right" w:leader="dot" w:pos="9962"/>
        </w:tabs>
        <w:rPr>
          <w:del w:id="960" w:author="Geoff Hook" w:date="2016-10-04T14:05:00Z"/>
          <w:rFonts w:cstheme="minorBidi"/>
          <w:noProof/>
          <w:sz w:val="22"/>
          <w:szCs w:val="22"/>
        </w:rPr>
      </w:pPr>
      <w:del w:id="961" w:author="Geoff Hook" w:date="2016-10-04T14:05:00Z">
        <w:r w:rsidDel="00C9104C">
          <w:rPr>
            <w:noProof/>
          </w:rPr>
          <w:delText>6.6.1</w:delText>
        </w:r>
        <w:r w:rsidDel="00C9104C">
          <w:rPr>
            <w:rFonts w:cstheme="minorBidi"/>
            <w:noProof/>
            <w:sz w:val="22"/>
            <w:szCs w:val="22"/>
          </w:rPr>
          <w:tab/>
        </w:r>
        <w:r w:rsidDel="00C9104C">
          <w:rPr>
            <w:noProof/>
          </w:rPr>
          <w:delText>Time Parameters</w:delText>
        </w:r>
        <w:r w:rsidDel="00C9104C">
          <w:rPr>
            <w:noProof/>
          </w:rPr>
          <w:tab/>
        </w:r>
        <w:r w:rsidR="00D12948" w:rsidDel="00C9104C">
          <w:rPr>
            <w:noProof/>
          </w:rPr>
          <w:delText>42</w:delText>
        </w:r>
      </w:del>
    </w:p>
    <w:p w:rsidR="00FA2F9E" w:rsidDel="00C9104C" w:rsidRDefault="00FA2F9E">
      <w:pPr>
        <w:pStyle w:val="TOC4"/>
        <w:tabs>
          <w:tab w:val="left" w:pos="1760"/>
          <w:tab w:val="right" w:leader="dot" w:pos="9962"/>
        </w:tabs>
        <w:rPr>
          <w:del w:id="962" w:author="Geoff Hook" w:date="2016-10-04T14:05:00Z"/>
          <w:rFonts w:cstheme="minorBidi"/>
          <w:noProof/>
          <w:sz w:val="22"/>
          <w:szCs w:val="22"/>
        </w:rPr>
      </w:pPr>
      <w:del w:id="963" w:author="Geoff Hook" w:date="2016-10-04T14:05:00Z">
        <w:r w:rsidDel="00C9104C">
          <w:rPr>
            <w:noProof/>
          </w:rPr>
          <w:delText>6.6.1.1</w:delText>
        </w:r>
        <w:r w:rsidDel="00C9104C">
          <w:rPr>
            <w:rFonts w:cstheme="minorBidi"/>
            <w:noProof/>
            <w:sz w:val="22"/>
            <w:szCs w:val="22"/>
          </w:rPr>
          <w:tab/>
        </w:r>
        <w:r w:rsidDel="00C9104C">
          <w:rPr>
            <w:noProof/>
          </w:rPr>
          <w:delText>Minimum/Maximum and Mean on a Processing Time</w:delText>
        </w:r>
        <w:r w:rsidDel="00C9104C">
          <w:rPr>
            <w:noProof/>
          </w:rPr>
          <w:tab/>
        </w:r>
        <w:r w:rsidR="00D12948" w:rsidDel="00C9104C">
          <w:rPr>
            <w:noProof/>
          </w:rPr>
          <w:delText>42</w:delText>
        </w:r>
      </w:del>
    </w:p>
    <w:p w:rsidR="00FA2F9E" w:rsidDel="00C9104C" w:rsidRDefault="00FA2F9E">
      <w:pPr>
        <w:pStyle w:val="TOC4"/>
        <w:tabs>
          <w:tab w:val="left" w:pos="1760"/>
          <w:tab w:val="right" w:leader="dot" w:pos="9962"/>
        </w:tabs>
        <w:rPr>
          <w:del w:id="964" w:author="Geoff Hook" w:date="2016-10-04T14:05:00Z"/>
          <w:rFonts w:cstheme="minorBidi"/>
          <w:noProof/>
          <w:sz w:val="22"/>
          <w:szCs w:val="22"/>
        </w:rPr>
      </w:pPr>
      <w:del w:id="965" w:author="Geoff Hook" w:date="2016-10-04T14:05:00Z">
        <w:r w:rsidDel="00C9104C">
          <w:rPr>
            <w:noProof/>
          </w:rPr>
          <w:delText>6.6.1.2</w:delText>
        </w:r>
        <w:r w:rsidDel="00C9104C">
          <w:rPr>
            <w:rFonts w:cstheme="minorBidi"/>
            <w:noProof/>
            <w:sz w:val="22"/>
            <w:szCs w:val="22"/>
          </w:rPr>
          <w:tab/>
        </w:r>
        <w:r w:rsidDel="00C9104C">
          <w:rPr>
            <w:noProof/>
          </w:rPr>
          <w:delText>Count/Sum of a Processing Time</w:delText>
        </w:r>
        <w:r w:rsidDel="00C9104C">
          <w:rPr>
            <w:noProof/>
          </w:rPr>
          <w:tab/>
        </w:r>
        <w:r w:rsidR="00D12948" w:rsidDel="00C9104C">
          <w:rPr>
            <w:noProof/>
          </w:rPr>
          <w:delText>43</w:delText>
        </w:r>
      </w:del>
    </w:p>
    <w:p w:rsidR="00FA2F9E" w:rsidDel="00C9104C" w:rsidRDefault="00FA2F9E">
      <w:pPr>
        <w:pStyle w:val="TOC3"/>
        <w:tabs>
          <w:tab w:val="left" w:pos="1320"/>
          <w:tab w:val="right" w:leader="dot" w:pos="9962"/>
        </w:tabs>
        <w:rPr>
          <w:del w:id="966" w:author="Geoff Hook" w:date="2016-10-04T14:05:00Z"/>
          <w:rFonts w:cstheme="minorBidi"/>
          <w:noProof/>
          <w:sz w:val="22"/>
          <w:szCs w:val="22"/>
        </w:rPr>
      </w:pPr>
      <w:del w:id="967" w:author="Geoff Hook" w:date="2016-10-04T14:05:00Z">
        <w:r w:rsidDel="00C9104C">
          <w:rPr>
            <w:noProof/>
          </w:rPr>
          <w:delText>6.6.2</w:delText>
        </w:r>
        <w:r w:rsidDel="00C9104C">
          <w:rPr>
            <w:rFonts w:cstheme="minorBidi"/>
            <w:noProof/>
            <w:sz w:val="22"/>
            <w:szCs w:val="22"/>
          </w:rPr>
          <w:tab/>
        </w:r>
        <w:r w:rsidDel="00C9104C">
          <w:rPr>
            <w:noProof/>
          </w:rPr>
          <w:delText>Control Parameters</w:delText>
        </w:r>
        <w:r w:rsidDel="00C9104C">
          <w:rPr>
            <w:noProof/>
          </w:rPr>
          <w:tab/>
        </w:r>
        <w:r w:rsidR="00D12948" w:rsidDel="00C9104C">
          <w:rPr>
            <w:noProof/>
          </w:rPr>
          <w:delText>44</w:delText>
        </w:r>
      </w:del>
    </w:p>
    <w:p w:rsidR="00FA2F9E" w:rsidDel="00C9104C" w:rsidRDefault="00FA2F9E">
      <w:pPr>
        <w:pStyle w:val="TOC4"/>
        <w:tabs>
          <w:tab w:val="left" w:pos="1760"/>
          <w:tab w:val="right" w:leader="dot" w:pos="9962"/>
        </w:tabs>
        <w:rPr>
          <w:del w:id="968" w:author="Geoff Hook" w:date="2016-10-04T14:05:00Z"/>
          <w:rFonts w:cstheme="minorBidi"/>
          <w:noProof/>
          <w:sz w:val="22"/>
          <w:szCs w:val="22"/>
        </w:rPr>
      </w:pPr>
      <w:del w:id="969" w:author="Geoff Hook" w:date="2016-10-04T14:05:00Z">
        <w:r w:rsidDel="00C9104C">
          <w:rPr>
            <w:noProof/>
          </w:rPr>
          <w:delText>6.6.2.1</w:delText>
        </w:r>
        <w:r w:rsidDel="00C9104C">
          <w:rPr>
            <w:rFonts w:cstheme="minorBidi"/>
            <w:noProof/>
            <w:sz w:val="22"/>
            <w:szCs w:val="22"/>
          </w:rPr>
          <w:tab/>
        </w:r>
        <w:r w:rsidDel="00C9104C">
          <w:rPr>
            <w:noProof/>
          </w:rPr>
          <w:delText>Requesting everything about an InterTriggerTimer on a signal intermediate event</w:delText>
        </w:r>
        <w:r w:rsidDel="00C9104C">
          <w:rPr>
            <w:noProof/>
          </w:rPr>
          <w:tab/>
        </w:r>
        <w:r w:rsidR="00D12948" w:rsidDel="00C9104C">
          <w:rPr>
            <w:noProof/>
          </w:rPr>
          <w:delText>44</w:delText>
        </w:r>
      </w:del>
    </w:p>
    <w:p w:rsidR="00FA2F9E" w:rsidDel="00C9104C" w:rsidRDefault="00FA2F9E">
      <w:pPr>
        <w:pStyle w:val="TOC3"/>
        <w:tabs>
          <w:tab w:val="left" w:pos="1320"/>
          <w:tab w:val="right" w:leader="dot" w:pos="9962"/>
        </w:tabs>
        <w:rPr>
          <w:del w:id="970" w:author="Geoff Hook" w:date="2016-10-04T14:05:00Z"/>
          <w:rFonts w:cstheme="minorBidi"/>
          <w:noProof/>
          <w:sz w:val="22"/>
          <w:szCs w:val="22"/>
        </w:rPr>
      </w:pPr>
      <w:del w:id="971" w:author="Geoff Hook" w:date="2016-10-04T14:05:00Z">
        <w:r w:rsidDel="00C9104C">
          <w:rPr>
            <w:noProof/>
          </w:rPr>
          <w:delText>6.6.3</w:delText>
        </w:r>
        <w:r w:rsidDel="00C9104C">
          <w:rPr>
            <w:rFonts w:cstheme="minorBidi"/>
            <w:noProof/>
            <w:sz w:val="22"/>
            <w:szCs w:val="22"/>
          </w:rPr>
          <w:tab/>
        </w:r>
        <w:r w:rsidDel="00C9104C">
          <w:rPr>
            <w:noProof/>
          </w:rPr>
          <w:delText>Replications effects on results</w:delText>
        </w:r>
        <w:r w:rsidDel="00C9104C">
          <w:rPr>
            <w:noProof/>
          </w:rPr>
          <w:tab/>
        </w:r>
        <w:r w:rsidR="00D12948" w:rsidDel="00C9104C">
          <w:rPr>
            <w:noProof/>
          </w:rPr>
          <w:delText>45</w:delText>
        </w:r>
      </w:del>
    </w:p>
    <w:p w:rsidR="00C21509" w:rsidRDefault="00F760D8" w:rsidP="00D6760D">
      <w:pPr>
        <w:pStyle w:val="Contents2"/>
      </w:pPr>
      <w:r>
        <w:fldChar w:fldCharType="end"/>
      </w:r>
    </w:p>
    <w:p w:rsidR="00C21509" w:rsidRDefault="00C21509" w:rsidP="00D6760D">
      <w:pPr>
        <w:sectPr w:rsidR="00C21509">
          <w:type w:val="continuous"/>
          <w:pgSz w:w="12240" w:h="15840"/>
          <w:pgMar w:top="1134" w:right="1134" w:bottom="1134" w:left="1134" w:header="720" w:footer="720" w:gutter="0"/>
          <w:cols w:space="720"/>
          <w:docGrid w:linePitch="360"/>
        </w:sectPr>
      </w:pPr>
    </w:p>
    <w:p w:rsidR="00C21509" w:rsidRDefault="007F105B" w:rsidP="00D6760D">
      <w:pPr>
        <w:pStyle w:val="Heading1"/>
      </w:pPr>
      <w:bookmarkStart w:id="972" w:name="_Toc463353990"/>
      <w:r>
        <w:lastRenderedPageBreak/>
        <w:t>Introduction</w:t>
      </w:r>
      <w:bookmarkEnd w:id="972"/>
      <w:r>
        <w:rPr>
          <w:rFonts w:eastAsia="Liberation Sans" w:cs="Liberation Sans"/>
        </w:rPr>
        <w:t xml:space="preserve"> </w:t>
      </w:r>
    </w:p>
    <w:p w:rsidR="00C21509" w:rsidRDefault="007F105B" w:rsidP="00D6760D">
      <w:pPr>
        <w:pStyle w:val="Heading2"/>
      </w:pPr>
      <w:bookmarkStart w:id="973" w:name="_Toc463353991"/>
      <w:r>
        <w:t>Intended</w:t>
      </w:r>
      <w:r>
        <w:rPr>
          <w:rFonts w:eastAsia="Liberation Sans" w:cs="Liberation Sans"/>
        </w:rPr>
        <w:t xml:space="preserve"> </w:t>
      </w:r>
      <w:r>
        <w:t>Audience</w:t>
      </w:r>
      <w:bookmarkEnd w:id="973"/>
      <w:r>
        <w:rPr>
          <w:rFonts w:eastAsia="Liberation Sans" w:cs="Liberation Sans"/>
        </w:rPr>
        <w:t xml:space="preserve"> </w:t>
      </w:r>
    </w:p>
    <w:p w:rsidR="00C21509" w:rsidRDefault="007F105B" w:rsidP="00D6760D">
      <w:pPr>
        <w:pStyle w:val="Textbody"/>
      </w:pPr>
      <w:r>
        <w:rPr>
          <w:rFonts w:eastAsia="Liberation Sans"/>
        </w:rPr>
        <w:t xml:space="preserve">This document is intended as an introduction to the specification for people and organizations </w:t>
      </w:r>
      <w:r w:rsidR="00413E2E">
        <w:rPr>
          <w:rFonts w:eastAsia="Liberation Sans"/>
        </w:rPr>
        <w:t>that</w:t>
      </w:r>
      <w:r>
        <w:rPr>
          <w:rFonts w:eastAsia="Liberation Sans"/>
        </w:rPr>
        <w:t xml:space="preserve"> are: </w:t>
      </w:r>
    </w:p>
    <w:p w:rsidR="00C21509" w:rsidRDefault="007F105B" w:rsidP="004F3213">
      <w:pPr>
        <w:pStyle w:val="Textbody"/>
        <w:numPr>
          <w:ilvl w:val="0"/>
          <w:numId w:val="3"/>
        </w:numPr>
      </w:pPr>
      <w:r>
        <w:rPr>
          <w:rFonts w:eastAsia="Liberation Sans"/>
        </w:rPr>
        <w:t xml:space="preserve">Intending to implement a modeling tool capable of </w:t>
      </w:r>
      <w:r w:rsidR="0001632A">
        <w:rPr>
          <w:rFonts w:eastAsia="Liberation Sans"/>
        </w:rPr>
        <w:t xml:space="preserve">importing and </w:t>
      </w:r>
      <w:r>
        <w:rPr>
          <w:rFonts w:eastAsia="Liberation Sans"/>
        </w:rPr>
        <w:t xml:space="preserve">exporting simulation extensions along with process model in either BPMN or XPDL file formats. </w:t>
      </w:r>
    </w:p>
    <w:p w:rsidR="00C21509" w:rsidRDefault="007F105B" w:rsidP="004F3213">
      <w:pPr>
        <w:pStyle w:val="Textbody"/>
        <w:numPr>
          <w:ilvl w:val="0"/>
          <w:numId w:val="3"/>
        </w:numPr>
      </w:pPr>
      <w:r>
        <w:rPr>
          <w:rFonts w:eastAsia="Liberation Sans"/>
        </w:rPr>
        <w:t xml:space="preserve">Intending to support the simulation of process models containing the simulation extensions. </w:t>
      </w:r>
    </w:p>
    <w:p w:rsidR="00C21509" w:rsidRDefault="007F105B" w:rsidP="004F3213">
      <w:pPr>
        <w:pStyle w:val="Textbody"/>
        <w:numPr>
          <w:ilvl w:val="0"/>
          <w:numId w:val="3"/>
        </w:numPr>
      </w:pPr>
      <w:r>
        <w:rPr>
          <w:rFonts w:eastAsia="Liberation Sans"/>
        </w:rPr>
        <w:t>Modelers of business processes already familiar with BPM</w:t>
      </w:r>
      <w:r w:rsidR="004B260A">
        <w:rPr>
          <w:rFonts w:eastAsia="Liberation Sans"/>
        </w:rPr>
        <w:t>N process models but who need</w:t>
      </w:r>
      <w:r>
        <w:rPr>
          <w:rFonts w:eastAsia="Liberation Sans"/>
        </w:rPr>
        <w:t xml:space="preserve"> an introduction to the nature and location of the simulation extensions. </w:t>
      </w:r>
    </w:p>
    <w:p w:rsidR="00C21509" w:rsidRDefault="007F105B" w:rsidP="00D6760D">
      <w:pPr>
        <w:pStyle w:val="Heading2"/>
      </w:pPr>
      <w:bookmarkStart w:id="974" w:name="_Toc463353992"/>
      <w:r>
        <w:t>Purpose</w:t>
      </w:r>
      <w:bookmarkEnd w:id="974"/>
    </w:p>
    <w:p w:rsidR="00C21509" w:rsidRDefault="007F105B" w:rsidP="00D6760D">
      <w:pPr>
        <w:pStyle w:val="Heading2"/>
      </w:pPr>
      <w:bookmarkStart w:id="975" w:name="_Toc463353993"/>
      <w:r w:rsidRPr="0017517F">
        <w:t>Introduction to process simulation</w:t>
      </w:r>
      <w:bookmarkEnd w:id="975"/>
      <w:r w:rsidRPr="0017517F">
        <w:t xml:space="preserve"> </w:t>
      </w:r>
    </w:p>
    <w:p w:rsidR="00B15549" w:rsidRDefault="00B15549" w:rsidP="00D6760D">
      <w:pPr>
        <w:pStyle w:val="Textbody"/>
        <w:rPr>
          <w:rFonts w:eastAsia="Liberation Serif" w:cs="Liberation Serif"/>
        </w:rPr>
      </w:pPr>
      <w:r>
        <w:rPr>
          <w:rFonts w:eastAsia="Liberation Serif" w:cs="Liberation Serif"/>
        </w:rPr>
        <w:t>This guide is not</w:t>
      </w:r>
      <w:r w:rsidR="0049201E">
        <w:rPr>
          <w:rFonts w:eastAsia="Liberation Serif" w:cs="Liberation Serif"/>
        </w:rPr>
        <w:t xml:space="preserve"> a complete guide to </w:t>
      </w:r>
      <w:r w:rsidR="009D07C6">
        <w:rPr>
          <w:rFonts w:eastAsia="Liberation Serif" w:cs="Liberation Serif"/>
        </w:rPr>
        <w:t>simulation;</w:t>
      </w:r>
      <w:r>
        <w:rPr>
          <w:rFonts w:eastAsia="Liberation Serif" w:cs="Liberation Serif"/>
        </w:rPr>
        <w:t xml:space="preserve"> some basic points for effective Business Process Simulation are listed below. For further reading two books are recommended, although there is a large body of information written on simulation.</w:t>
      </w:r>
    </w:p>
    <w:p w:rsidR="00526B5F" w:rsidRDefault="00526B5F" w:rsidP="00D6760D">
      <w:pPr>
        <w:pStyle w:val="Textbody"/>
      </w:pPr>
      <w:r>
        <w:t>Business Process simulation can be used at different levels of complexity, from simple diagram validation and understanding through to resource optimisation and service level agreement determination. What is crucial for success is that the model is at the correct level of granularity for the issue being investigated through simulation, suitable data is used and appropriate result statistics are collected.</w:t>
      </w:r>
    </w:p>
    <w:p w:rsidR="00526B5F" w:rsidRDefault="00526B5F" w:rsidP="00D6760D">
      <w:pPr>
        <w:pStyle w:val="Textbody"/>
      </w:pPr>
      <w:r>
        <w:t>Simulation experimentation can be thought of in a similar way to scientific experiments, a ‘control’ scenario and changes that allow comparison and cause &amp; effect to be understood. Predicting outcomes within a tight tolerance potentially needs great care and longer experimentation, comparison i.e. concluding one scenario is better than another is much safer.</w:t>
      </w:r>
    </w:p>
    <w:p w:rsidR="005F3626" w:rsidRDefault="005F3626" w:rsidP="00D6760D">
      <w:pPr>
        <w:pStyle w:val="Textbody"/>
      </w:pPr>
      <w:r w:rsidRPr="005F3626">
        <w:t>Whilst the purpose of simulation is typically to improve on an outcome from 'real-life', care should be taken to ensure that the data used is representative. Obviously that real historical data represents a snapshot that may be either more optimistic or more pessimistic than is typical. More subtly, using real data may either include or exclude rare outliers (data points significantly different to typical).  Hence it is theoretically more sound to determine the distribution that the sample comes from. This allows you to run multiple replications based upon the execution history, as opposed to running the execution history which is only a single replication.</w:t>
      </w:r>
    </w:p>
    <w:p w:rsidR="00543870" w:rsidRDefault="00543870" w:rsidP="00D6760D">
      <w:pPr>
        <w:pStyle w:val="Textbody"/>
      </w:pPr>
      <w:r>
        <w:t>Simulation can be powerful and can use probability distributions to represent reality as opposed to constant values. When randomness is introduced multiple replications should be used. A replication is the same scenario but with a different sequence of random variables being produced, similar to a sequence of coin tosses being repeated.</w:t>
      </w:r>
    </w:p>
    <w:p w:rsidR="00D74BB0" w:rsidRDefault="00D74BB0" w:rsidP="00D74BB0">
      <w:pPr>
        <w:pStyle w:val="Heading3"/>
      </w:pPr>
      <w:bookmarkStart w:id="976" w:name="_Toc463353994"/>
      <w:r>
        <w:lastRenderedPageBreak/>
        <w:t>Use of historical data</w:t>
      </w:r>
      <w:bookmarkEnd w:id="976"/>
      <w:r>
        <w:t xml:space="preserve"> </w:t>
      </w:r>
    </w:p>
    <w:p w:rsidR="00543870" w:rsidRDefault="00543870" w:rsidP="00D74BB0">
      <w:pPr>
        <w:rPr>
          <w:rStyle w:val="InternetLink"/>
          <w:color w:val="auto"/>
          <w:u w:val="none"/>
        </w:rPr>
      </w:pPr>
      <w:r w:rsidRPr="00D74BB0">
        <w:rPr>
          <w:rStyle w:val="InternetLink"/>
          <w:color w:val="auto"/>
          <w:u w:val="none"/>
        </w:rPr>
        <w:t>The use of historical data can be supported by the specification in two ways, either by supplying t</w:t>
      </w:r>
      <w:r w:rsidR="00FA2F9E">
        <w:rPr>
          <w:rStyle w:val="InternetLink"/>
          <w:color w:val="auto"/>
          <w:u w:val="none"/>
        </w:rPr>
        <w:t>he actual numbers as parameters</w:t>
      </w:r>
      <w:r w:rsidR="003F3BB4">
        <w:rPr>
          <w:rStyle w:val="InternetLink"/>
          <w:color w:val="auto"/>
          <w:u w:val="none"/>
        </w:rPr>
        <w:t xml:space="preserve"> or </w:t>
      </w:r>
      <w:r w:rsidR="0080526A">
        <w:rPr>
          <w:rStyle w:val="InternetLink"/>
          <w:color w:val="auto"/>
          <w:u w:val="none"/>
        </w:rPr>
        <w:t>generating a distribution</w:t>
      </w:r>
      <w:r w:rsidRPr="00D74BB0">
        <w:rPr>
          <w:rStyle w:val="InternetLink"/>
          <w:color w:val="auto"/>
          <w:u w:val="none"/>
        </w:rPr>
        <w:t xml:space="preserve">. </w:t>
      </w:r>
      <w:r w:rsidR="0080526A">
        <w:rPr>
          <w:rStyle w:val="InternetLink"/>
          <w:color w:val="auto"/>
          <w:u w:val="none"/>
        </w:rPr>
        <w:t>When generating a distribution, c</w:t>
      </w:r>
      <w:r w:rsidRPr="00D74BB0">
        <w:rPr>
          <w:rStyle w:val="InternetLink"/>
          <w:color w:val="auto"/>
          <w:u w:val="none"/>
        </w:rPr>
        <w:t>urve fitting software can be used to suggest the appropriate distribution or alternatively a ‘user distribution’ constructed from the data depending on which approach is most valid for the circumstances.</w:t>
      </w:r>
    </w:p>
    <w:p w:rsidR="0063002D" w:rsidRPr="0063002D" w:rsidRDefault="0063002D" w:rsidP="00D74BB0">
      <w:pPr>
        <w:rPr>
          <w:rStyle w:val="InternetLink"/>
          <w:color w:val="auto"/>
          <w:u w:val="none"/>
          <w:lang w:val="en-CA"/>
        </w:rPr>
      </w:pPr>
    </w:p>
    <w:p w:rsidR="00C21509" w:rsidRPr="0017517F" w:rsidRDefault="007F105B" w:rsidP="00D6760D">
      <w:pPr>
        <w:pStyle w:val="Heading2"/>
      </w:pPr>
      <w:bookmarkStart w:id="977" w:name="_Toc463353995"/>
      <w:r w:rsidRPr="0017517F">
        <w:t>Scope of the specification</w:t>
      </w:r>
      <w:bookmarkEnd w:id="977"/>
    </w:p>
    <w:p w:rsidR="002D66BD" w:rsidRDefault="007F105B" w:rsidP="00D6760D">
      <w:pPr>
        <w:pStyle w:val="Textbody"/>
        <w:rPr>
          <w:rFonts w:eastAsia="Liberation Serif" w:cs="Liberation Serif"/>
        </w:rPr>
      </w:pPr>
      <w:r>
        <w:t>The</w:t>
      </w:r>
      <w:r>
        <w:rPr>
          <w:rFonts w:eastAsia="Liberation Serif" w:cs="Liberation Serif"/>
        </w:rPr>
        <w:t xml:space="preserve"> </w:t>
      </w:r>
      <w:r>
        <w:t>specification</w:t>
      </w:r>
      <w:r>
        <w:rPr>
          <w:rFonts w:eastAsia="Liberation Serif" w:cs="Liberation Serif"/>
        </w:rPr>
        <w:t xml:space="preserve"> </w:t>
      </w:r>
      <w:r>
        <w:t>considers</w:t>
      </w:r>
      <w:r>
        <w:rPr>
          <w:rFonts w:eastAsia="Liberation Serif" w:cs="Liberation Serif"/>
        </w:rPr>
        <w:t xml:space="preserve"> </w:t>
      </w:r>
      <w:r>
        <w:t>a</w:t>
      </w:r>
      <w:r>
        <w:rPr>
          <w:rFonts w:eastAsia="Liberation Serif" w:cs="Liberation Serif"/>
        </w:rPr>
        <w:t xml:space="preserve"> </w:t>
      </w:r>
      <w:r>
        <w:t>number</w:t>
      </w:r>
      <w:r>
        <w:rPr>
          <w:rFonts w:eastAsia="Liberation Serif" w:cs="Liberation Serif"/>
        </w:rPr>
        <w:t xml:space="preserve"> </w:t>
      </w:r>
      <w:r>
        <w:t>of</w:t>
      </w:r>
      <w:r>
        <w:rPr>
          <w:rFonts w:eastAsia="Liberation Serif" w:cs="Liberation Serif"/>
        </w:rPr>
        <w:t xml:space="preserve"> </w:t>
      </w:r>
      <w:r>
        <w:t>scenarios</w:t>
      </w:r>
      <w:r>
        <w:rPr>
          <w:rFonts w:eastAsia="Liberation Serif" w:cs="Liberation Serif"/>
        </w:rPr>
        <w:t xml:space="preserve"> </w:t>
      </w:r>
      <w:r>
        <w:t>based</w:t>
      </w:r>
      <w:r>
        <w:rPr>
          <w:rFonts w:eastAsia="Liberation Serif" w:cs="Liberation Serif"/>
        </w:rPr>
        <w:t xml:space="preserve"> </w:t>
      </w:r>
      <w:r>
        <w:t>on</w:t>
      </w:r>
      <w:r>
        <w:rPr>
          <w:rFonts w:eastAsia="Liberation Serif" w:cs="Liberation Serif"/>
        </w:rPr>
        <w:t xml:space="preserve"> </w:t>
      </w:r>
      <w:r>
        <w:t>the</w:t>
      </w:r>
      <w:r>
        <w:rPr>
          <w:rFonts w:eastAsia="Liberation Serif" w:cs="Liberation Serif"/>
        </w:rPr>
        <w:t xml:space="preserve"> </w:t>
      </w:r>
      <w:r w:rsidRPr="00413E2E">
        <w:rPr>
          <w:i/>
        </w:rPr>
        <w:t>same</w:t>
      </w:r>
      <w:r>
        <w:rPr>
          <w:rFonts w:eastAsia="Liberation Serif" w:cs="Liberation Serif"/>
        </w:rPr>
        <w:t xml:space="preserve"> </w:t>
      </w:r>
      <w:r>
        <w:t>process</w:t>
      </w:r>
      <w:r>
        <w:rPr>
          <w:rFonts w:eastAsia="Liberation Serif" w:cs="Liberation Serif"/>
        </w:rPr>
        <w:t xml:space="preserve"> </w:t>
      </w:r>
      <w:r>
        <w:t>model.</w:t>
      </w:r>
      <w:r>
        <w:rPr>
          <w:rFonts w:eastAsia="Liberation Serif" w:cs="Liberation Serif"/>
        </w:rPr>
        <w:t xml:space="preserve"> </w:t>
      </w:r>
      <w:r>
        <w:t>Changes</w:t>
      </w:r>
      <w:r>
        <w:rPr>
          <w:rFonts w:eastAsia="Liberation Serif" w:cs="Liberation Serif"/>
        </w:rPr>
        <w:t xml:space="preserve"> </w:t>
      </w:r>
      <w:r>
        <w:t>to</w:t>
      </w:r>
      <w:r>
        <w:rPr>
          <w:rFonts w:eastAsia="Liberation Serif" w:cs="Liberation Serif"/>
        </w:rPr>
        <w:t xml:space="preserve"> </w:t>
      </w:r>
      <w:r>
        <w:t>the</w:t>
      </w:r>
      <w:r>
        <w:rPr>
          <w:rFonts w:eastAsia="Liberation Serif" w:cs="Liberation Serif"/>
        </w:rPr>
        <w:t xml:space="preserve"> </w:t>
      </w:r>
      <w:r>
        <w:t>process</w:t>
      </w:r>
      <w:r>
        <w:rPr>
          <w:rFonts w:eastAsia="Liberation Serif" w:cs="Liberation Serif"/>
        </w:rPr>
        <w:t xml:space="preserve"> </w:t>
      </w:r>
      <w:r>
        <w:t>model,</w:t>
      </w:r>
      <w:r>
        <w:rPr>
          <w:rFonts w:eastAsia="Liberation Serif" w:cs="Liberation Serif"/>
        </w:rPr>
        <w:t xml:space="preserve"> </w:t>
      </w:r>
      <w:r>
        <w:t>for</w:t>
      </w:r>
      <w:r>
        <w:rPr>
          <w:rFonts w:eastAsia="Liberation Serif" w:cs="Liberation Serif"/>
        </w:rPr>
        <w:t xml:space="preserve"> </w:t>
      </w:r>
      <w:r>
        <w:t>example</w:t>
      </w:r>
      <w:r>
        <w:rPr>
          <w:rFonts w:eastAsia="Liberation Serif" w:cs="Liberation Serif"/>
        </w:rPr>
        <w:t xml:space="preserve"> </w:t>
      </w:r>
      <w:r>
        <w:t>combining</w:t>
      </w:r>
      <w:r>
        <w:rPr>
          <w:rFonts w:eastAsia="Liberation Serif" w:cs="Liberation Serif"/>
        </w:rPr>
        <w:t xml:space="preserve"> </w:t>
      </w:r>
      <w:r>
        <w:t>two</w:t>
      </w:r>
      <w:r>
        <w:rPr>
          <w:rFonts w:eastAsia="Liberation Serif" w:cs="Liberation Serif"/>
        </w:rPr>
        <w:t xml:space="preserve"> </w:t>
      </w:r>
      <w:r>
        <w:t>tasks</w:t>
      </w:r>
      <w:r>
        <w:rPr>
          <w:rFonts w:eastAsia="Liberation Serif" w:cs="Liberation Serif"/>
        </w:rPr>
        <w:t xml:space="preserve"> </w:t>
      </w:r>
      <w:r>
        <w:t>into</w:t>
      </w:r>
      <w:r>
        <w:rPr>
          <w:rFonts w:eastAsia="Liberation Serif" w:cs="Liberation Serif"/>
        </w:rPr>
        <w:t xml:space="preserve"> </w:t>
      </w:r>
      <w:r>
        <w:t>one,</w:t>
      </w:r>
      <w:r>
        <w:rPr>
          <w:rFonts w:eastAsia="Liberation Serif" w:cs="Liberation Serif"/>
        </w:rPr>
        <w:t xml:space="preserve"> </w:t>
      </w:r>
      <w:r>
        <w:t>require</w:t>
      </w:r>
      <w:r>
        <w:rPr>
          <w:rFonts w:eastAsia="Liberation Serif" w:cs="Liberation Serif"/>
        </w:rPr>
        <w:t xml:space="preserve"> </w:t>
      </w:r>
      <w:r>
        <w:t>separate</w:t>
      </w:r>
      <w:r>
        <w:rPr>
          <w:rFonts w:eastAsia="Liberation Serif" w:cs="Liberation Serif"/>
        </w:rPr>
        <w:t xml:space="preserve"> </w:t>
      </w:r>
      <w:r>
        <w:t>simulation</w:t>
      </w:r>
      <w:r>
        <w:rPr>
          <w:rFonts w:eastAsia="Liberation Serif" w:cs="Liberation Serif"/>
        </w:rPr>
        <w:t xml:space="preserve"> </w:t>
      </w:r>
      <w:r w:rsidR="00413E2E">
        <w:t>to ensure a fair comparison</w:t>
      </w:r>
      <w:r>
        <w:t>.</w:t>
      </w:r>
      <w:r>
        <w:rPr>
          <w:rFonts w:eastAsia="Liberation Serif" w:cs="Liberation Serif"/>
        </w:rPr>
        <w:t xml:space="preserve"> </w:t>
      </w:r>
      <w:r>
        <w:t>Of</w:t>
      </w:r>
      <w:r>
        <w:rPr>
          <w:rFonts w:eastAsia="Liberation Serif" w:cs="Liberation Serif"/>
        </w:rPr>
        <w:t xml:space="preserve"> </w:t>
      </w:r>
      <w:r>
        <w:t>course</w:t>
      </w:r>
      <w:r>
        <w:rPr>
          <w:rFonts w:eastAsia="Liberation Serif" w:cs="Liberation Serif"/>
        </w:rPr>
        <w:t xml:space="preserve"> </w:t>
      </w:r>
      <w:r>
        <w:t>tools</w:t>
      </w:r>
      <w:r>
        <w:rPr>
          <w:rFonts w:eastAsia="Liberation Serif" w:cs="Liberation Serif"/>
        </w:rPr>
        <w:t xml:space="preserve"> </w:t>
      </w:r>
      <w:r>
        <w:t>may</w:t>
      </w:r>
      <w:r>
        <w:rPr>
          <w:rFonts w:eastAsia="Liberation Serif" w:cs="Liberation Serif"/>
        </w:rPr>
        <w:t xml:space="preserve"> </w:t>
      </w:r>
      <w:r>
        <w:t>choose</w:t>
      </w:r>
      <w:r>
        <w:rPr>
          <w:rFonts w:eastAsia="Liberation Serif" w:cs="Liberation Serif"/>
        </w:rPr>
        <w:t xml:space="preserve"> </w:t>
      </w:r>
      <w:r>
        <w:t>to</w:t>
      </w:r>
      <w:r>
        <w:rPr>
          <w:rFonts w:eastAsia="Liberation Serif" w:cs="Liberation Serif"/>
        </w:rPr>
        <w:t xml:space="preserve"> </w:t>
      </w:r>
      <w:r>
        <w:t>offer</w:t>
      </w:r>
      <w:r>
        <w:rPr>
          <w:rFonts w:eastAsia="Liberation Serif" w:cs="Liberation Serif"/>
        </w:rPr>
        <w:t xml:space="preserve"> </w:t>
      </w:r>
      <w:r>
        <w:t>assistance</w:t>
      </w:r>
      <w:r>
        <w:rPr>
          <w:rFonts w:eastAsia="Liberation Serif" w:cs="Liberation Serif"/>
        </w:rPr>
        <w:t xml:space="preserve"> </w:t>
      </w:r>
      <w:r>
        <w:t>in</w:t>
      </w:r>
      <w:r>
        <w:rPr>
          <w:rFonts w:eastAsia="Liberation Serif" w:cs="Liberation Serif"/>
        </w:rPr>
        <w:t xml:space="preserve"> </w:t>
      </w:r>
      <w:r>
        <w:t>updating</w:t>
      </w:r>
      <w:r>
        <w:rPr>
          <w:rFonts w:eastAsia="Liberation Serif" w:cs="Liberation Serif"/>
        </w:rPr>
        <w:t xml:space="preserve"> </w:t>
      </w:r>
      <w:r>
        <w:t>the</w:t>
      </w:r>
      <w:r>
        <w:rPr>
          <w:rFonts w:eastAsia="Liberation Serif" w:cs="Liberation Serif"/>
        </w:rPr>
        <w:t xml:space="preserve"> </w:t>
      </w:r>
      <w:r>
        <w:t>simulation</w:t>
      </w:r>
      <w:r>
        <w:rPr>
          <w:rFonts w:eastAsia="Liberation Serif" w:cs="Liberation Serif"/>
        </w:rPr>
        <w:t xml:space="preserve"> </w:t>
      </w:r>
      <w:r>
        <w:t>data</w:t>
      </w:r>
      <w:r w:rsidR="00413E2E">
        <w:t xml:space="preserve"> when making such process model changes</w:t>
      </w:r>
      <w:r>
        <w:t>.</w:t>
      </w:r>
      <w:r>
        <w:rPr>
          <w:rFonts w:eastAsia="Liberation Serif" w:cs="Liberation Serif"/>
        </w:rPr>
        <w:t xml:space="preserve"> </w:t>
      </w:r>
    </w:p>
    <w:p w:rsidR="002D66BD" w:rsidRDefault="002D66BD" w:rsidP="00D6760D">
      <w:pPr>
        <w:pStyle w:val="Textbody"/>
        <w:rPr>
          <w:rFonts w:eastAsia="Liberation Serif" w:cs="Liberation Serif"/>
        </w:rPr>
      </w:pPr>
      <w:r>
        <w:rPr>
          <w:rFonts w:eastAsia="Liberation Serif" w:cs="Liberation Serif"/>
        </w:rPr>
        <w:t>Simulation of a process model is in fact a form of ‘</w:t>
      </w:r>
      <w:r w:rsidR="007C04F5">
        <w:rPr>
          <w:rFonts w:eastAsia="Liberation Serif" w:cs="Liberation Serif"/>
        </w:rPr>
        <w:t xml:space="preserve">execution’, albeit </w:t>
      </w:r>
      <w:r w:rsidR="00413E2E">
        <w:rPr>
          <w:rFonts w:eastAsia="Liberation Serif" w:cs="Liberation Serif"/>
        </w:rPr>
        <w:t xml:space="preserve">different to the execution in an </w:t>
      </w:r>
      <w:r w:rsidR="007C04F5">
        <w:rPr>
          <w:rFonts w:eastAsia="Liberation Serif" w:cs="Liberation Serif"/>
        </w:rPr>
        <w:t>operational environment</w:t>
      </w:r>
      <w:r>
        <w:rPr>
          <w:rFonts w:eastAsia="Liberation Serif" w:cs="Liberation Serif"/>
        </w:rPr>
        <w:t xml:space="preserve">. As such a reasonably complete model is required. The </w:t>
      </w:r>
      <w:r w:rsidR="00203D8B">
        <w:rPr>
          <w:rFonts w:eastAsia="Liberation Serif" w:cs="Liberation Serif"/>
        </w:rPr>
        <w:t>BPSim</w:t>
      </w:r>
      <w:r>
        <w:rPr>
          <w:rFonts w:eastAsia="Liberation Serif" w:cs="Liberation Serif"/>
        </w:rPr>
        <w:t xml:space="preserve"> standard does provide some mechanisms for simulating partially complete models e.g. the use of control parameters to </w:t>
      </w:r>
      <w:r w:rsidR="00413E2E">
        <w:rPr>
          <w:rFonts w:eastAsia="Liberation Serif" w:cs="Liberation Serif"/>
        </w:rPr>
        <w:t>simulate the triggering of events</w:t>
      </w:r>
      <w:r>
        <w:rPr>
          <w:rFonts w:eastAsia="Liberation Serif" w:cs="Liberation Serif"/>
        </w:rPr>
        <w:t>.</w:t>
      </w:r>
    </w:p>
    <w:p w:rsidR="00AB1C6E" w:rsidRDefault="00AB1C6E" w:rsidP="00AB1C6E">
      <w:pPr>
        <w:pStyle w:val="Heading1"/>
      </w:pPr>
      <w:bookmarkStart w:id="978" w:name="_Toc463353996"/>
      <w:r>
        <w:t>References</w:t>
      </w:r>
      <w:bookmarkEnd w:id="978"/>
    </w:p>
    <w:p w:rsidR="00AB1C6E" w:rsidRDefault="00AB1C6E" w:rsidP="00AB1C6E">
      <w:pPr>
        <w:pStyle w:val="Bulletted"/>
      </w:pPr>
      <w:r>
        <w:t xml:space="preserve">BPSim web site: </w:t>
      </w:r>
      <w:hyperlink r:id="rId15" w:history="1">
        <w:r w:rsidRPr="002F2A7E">
          <w:rPr>
            <w:rStyle w:val="Hyperlink"/>
          </w:rPr>
          <w:t>http://www.bpsim.org/</w:t>
        </w:r>
      </w:hyperlink>
    </w:p>
    <w:p w:rsidR="00AB1C6E" w:rsidRDefault="00522B46" w:rsidP="00AB1C6E">
      <w:pPr>
        <w:pStyle w:val="Bulletted"/>
      </w:pPr>
      <w:ins w:id="979" w:author="Simon Ringuette" w:date="2016-11-16T11:47:00Z">
        <w:r>
          <w:t>2</w:t>
        </w:r>
      </w:ins>
      <w:del w:id="980" w:author="Simon Ringuette" w:date="2016-11-16T11:47:00Z">
        <w:r w:rsidR="00AB1C6E" w:rsidDel="00522B46">
          <w:delText>1</w:delText>
        </w:r>
      </w:del>
      <w:r w:rsidR="00AB1C6E">
        <w:t xml:space="preserve">.0 Specification: </w:t>
      </w:r>
      <w:ins w:id="981" w:author="Simon Ringuette" w:date="2016-11-16T11:47:00Z">
        <w:r>
          <w:fldChar w:fldCharType="begin"/>
        </w:r>
        <w:r>
          <w:instrText xml:space="preserve"> HYPERLINK "</w:instrText>
        </w:r>
      </w:ins>
      <w:r w:rsidRPr="00522B46">
        <w:rPr>
          <w:rPrChange w:id="982" w:author="Simon Ringuette" w:date="2016-11-16T11:47:00Z">
            <w:rPr>
              <w:rStyle w:val="Hyperlink"/>
            </w:rPr>
          </w:rPrChange>
        </w:rPr>
        <w:instrText>http://bpsim.org/specifications/</w:instrText>
      </w:r>
      <w:ins w:id="983" w:author="Simon Ringuette" w:date="2016-11-16T11:47:00Z">
        <w:r w:rsidRPr="00522B46">
          <w:rPr>
            <w:rPrChange w:id="984" w:author="Simon Ringuette" w:date="2016-11-16T11:47:00Z">
              <w:rPr>
                <w:rStyle w:val="Hyperlink"/>
              </w:rPr>
            </w:rPrChange>
          </w:rPr>
          <w:instrText>2</w:instrText>
        </w:r>
      </w:ins>
      <w:r w:rsidRPr="00522B46">
        <w:rPr>
          <w:rPrChange w:id="985" w:author="Simon Ringuette" w:date="2016-11-16T11:47:00Z">
            <w:rPr>
              <w:rStyle w:val="Hyperlink"/>
            </w:rPr>
          </w:rPrChange>
        </w:rPr>
        <w:instrText>.0/WFMC-BPSWG-2012-01.pdf</w:instrText>
      </w:r>
      <w:ins w:id="986" w:author="Simon Ringuette" w:date="2016-11-16T11:47:00Z">
        <w:r>
          <w:instrText xml:space="preserve">" </w:instrText>
        </w:r>
        <w:r>
          <w:fldChar w:fldCharType="separate"/>
        </w:r>
      </w:ins>
      <w:r w:rsidRPr="00522B46">
        <w:rPr>
          <w:rStyle w:val="Hyperlink"/>
        </w:rPr>
        <w:t>http://bpsim.org/specifications/</w:t>
      </w:r>
      <w:del w:id="987" w:author="Simon Ringuette" w:date="2016-11-16T11:47:00Z">
        <w:r w:rsidRPr="00522B46" w:rsidDel="00522B46">
          <w:rPr>
            <w:rStyle w:val="Hyperlink"/>
          </w:rPr>
          <w:delText>1</w:delText>
        </w:r>
      </w:del>
      <w:ins w:id="988" w:author="Simon Ringuette" w:date="2016-11-16T11:47:00Z">
        <w:r w:rsidRPr="00522B46">
          <w:rPr>
            <w:rStyle w:val="Hyperlink"/>
          </w:rPr>
          <w:t>2</w:t>
        </w:r>
      </w:ins>
      <w:r w:rsidRPr="00522B46">
        <w:rPr>
          <w:rStyle w:val="Hyperlink"/>
        </w:rPr>
        <w:t>.0/WFMC-BPSWG-2012-01.pdf</w:t>
      </w:r>
      <w:ins w:id="989" w:author="Simon Ringuette" w:date="2016-11-16T11:47:00Z">
        <w:r>
          <w:fldChar w:fldCharType="end"/>
        </w:r>
      </w:ins>
      <w:r w:rsidR="00AB1C6E">
        <w:t xml:space="preserve"> </w:t>
      </w:r>
    </w:p>
    <w:p w:rsidR="00AB1C6E" w:rsidRDefault="00522B46" w:rsidP="00AB1C6E">
      <w:pPr>
        <w:pStyle w:val="Bulletted"/>
      </w:pPr>
      <w:ins w:id="990" w:author="Simon Ringuette" w:date="2016-11-16T11:47:00Z">
        <w:r>
          <w:t>2</w:t>
        </w:r>
      </w:ins>
      <w:del w:id="991" w:author="Simon Ringuette" w:date="2016-11-16T11:47:00Z">
        <w:r w:rsidR="00AB1C6E" w:rsidDel="00522B46">
          <w:delText>1</w:delText>
        </w:r>
      </w:del>
      <w:r w:rsidR="00AB1C6E">
        <w:t xml:space="preserve">.0 XML Schema: </w:t>
      </w:r>
      <w:ins w:id="992" w:author="Simon Ringuette" w:date="2016-11-16T11:47:00Z">
        <w:r>
          <w:fldChar w:fldCharType="begin"/>
        </w:r>
        <w:r>
          <w:instrText xml:space="preserve"> HYPERLINK "</w:instrText>
        </w:r>
      </w:ins>
      <w:r w:rsidRPr="00522B46">
        <w:rPr>
          <w:rPrChange w:id="993" w:author="Simon Ringuette" w:date="2016-11-16T11:47:00Z">
            <w:rPr>
              <w:rStyle w:val="Hyperlink"/>
            </w:rPr>
          </w:rPrChange>
        </w:rPr>
        <w:instrText>http://bpsim.org/schemas/</w:instrText>
      </w:r>
      <w:ins w:id="994" w:author="Simon Ringuette" w:date="2016-11-16T11:47:00Z">
        <w:r w:rsidRPr="00522B46">
          <w:rPr>
            <w:rPrChange w:id="995" w:author="Simon Ringuette" w:date="2016-11-16T11:47:00Z">
              <w:rPr>
                <w:rStyle w:val="Hyperlink"/>
              </w:rPr>
            </w:rPrChange>
          </w:rPr>
          <w:instrText>2</w:instrText>
        </w:r>
      </w:ins>
      <w:r w:rsidRPr="00522B46">
        <w:rPr>
          <w:rPrChange w:id="996" w:author="Simon Ringuette" w:date="2016-11-16T11:47:00Z">
            <w:rPr>
              <w:rStyle w:val="Hyperlink"/>
            </w:rPr>
          </w:rPrChange>
        </w:rPr>
        <w:instrText>.0/</w:instrText>
      </w:r>
      <w:ins w:id="997" w:author="Simon Ringuette" w:date="2016-11-16T11:47:00Z">
        <w:r>
          <w:instrText xml:space="preserve">" </w:instrText>
        </w:r>
        <w:r>
          <w:fldChar w:fldCharType="separate"/>
        </w:r>
      </w:ins>
      <w:r w:rsidRPr="00522B46">
        <w:rPr>
          <w:rStyle w:val="Hyperlink"/>
        </w:rPr>
        <w:t>http://bpsim.org/schemas/</w:t>
      </w:r>
      <w:ins w:id="998" w:author="Simon Ringuette" w:date="2016-11-16T11:47:00Z">
        <w:r w:rsidRPr="00522B46">
          <w:rPr>
            <w:rStyle w:val="Hyperlink"/>
          </w:rPr>
          <w:t>2</w:t>
        </w:r>
      </w:ins>
      <w:del w:id="999" w:author="Simon Ringuette" w:date="2016-11-16T11:47:00Z">
        <w:r w:rsidRPr="00522B46" w:rsidDel="00522B46">
          <w:rPr>
            <w:rStyle w:val="Hyperlink"/>
          </w:rPr>
          <w:delText>1</w:delText>
        </w:r>
      </w:del>
      <w:r w:rsidRPr="00522B46">
        <w:rPr>
          <w:rStyle w:val="Hyperlink"/>
        </w:rPr>
        <w:t>.0/</w:t>
      </w:r>
      <w:ins w:id="1000" w:author="Simon Ringuette" w:date="2016-11-16T11:47:00Z">
        <w:r>
          <w:fldChar w:fldCharType="end"/>
        </w:r>
      </w:ins>
      <w:r w:rsidR="00AB1C6E">
        <w:t xml:space="preserve"> </w:t>
      </w:r>
    </w:p>
    <w:p w:rsidR="00AB1C6E" w:rsidDel="00522B46" w:rsidRDefault="00B310DA" w:rsidP="00D6760D">
      <w:pPr>
        <w:pStyle w:val="Textbody"/>
        <w:rPr>
          <w:del w:id="1001" w:author="Simon Ringuette" w:date="2016-11-16T11:47:00Z"/>
          <w:rFonts w:eastAsia="Liberation Serif" w:cs="Liberation Serif"/>
        </w:rPr>
      </w:pPr>
      <w:ins w:id="1002" w:author="Geoff Hook" w:date="2016-07-18T13:10:00Z">
        <w:del w:id="1003" w:author="Simon Ringuette" w:date="2016-11-16T11:47:00Z">
          <w:r w:rsidRPr="00B310DA" w:rsidDel="00522B46">
            <w:rPr>
              <w:rFonts w:eastAsia="Liberation Serif" w:cs="Liberation Serif"/>
              <w:highlight w:val="yellow"/>
              <w:rPrChange w:id="1004" w:author="Geoff Hook" w:date="2016-07-18T13:15:00Z">
                <w:rPr>
                  <w:rFonts w:eastAsia="Liberation Serif" w:cs="Liberation Serif"/>
                </w:rPr>
              </w:rPrChange>
            </w:rPr>
            <w:delText xml:space="preserve">Todo: </w:delText>
          </w:r>
        </w:del>
      </w:ins>
      <w:ins w:id="1005" w:author="Geoff Hook" w:date="2016-07-18T13:09:00Z">
        <w:del w:id="1006" w:author="Simon Ringuette" w:date="2016-11-16T11:47:00Z">
          <w:r w:rsidRPr="00B310DA" w:rsidDel="00522B46">
            <w:rPr>
              <w:rFonts w:eastAsia="Liberation Serif" w:cs="Liberation Serif"/>
              <w:highlight w:val="yellow"/>
              <w:rPrChange w:id="1007" w:author="Geoff Hook" w:date="2016-07-18T13:15:00Z">
                <w:rPr>
                  <w:rFonts w:eastAsia="Liberation Serif" w:cs="Liberation Serif"/>
                </w:rPr>
              </w:rPrChange>
            </w:rPr>
            <w:delText xml:space="preserve">Update </w:delText>
          </w:r>
        </w:del>
      </w:ins>
      <w:ins w:id="1008" w:author="Geoff Hook" w:date="2016-09-19T13:58:00Z">
        <w:del w:id="1009" w:author="Simon Ringuette" w:date="2016-11-16T11:47:00Z">
          <w:r w:rsidR="002F2C09" w:rsidDel="00522B46">
            <w:rPr>
              <w:rFonts w:eastAsia="Liberation Serif" w:cs="Liberation Serif"/>
              <w:highlight w:val="yellow"/>
            </w:rPr>
            <w:delText xml:space="preserve">links </w:delText>
          </w:r>
        </w:del>
      </w:ins>
      <w:ins w:id="1010" w:author="Geoff Hook" w:date="2016-07-18T13:10:00Z">
        <w:del w:id="1011" w:author="Simon Ringuette" w:date="2016-11-16T11:47:00Z">
          <w:r w:rsidRPr="00B310DA" w:rsidDel="00522B46">
            <w:rPr>
              <w:rFonts w:eastAsia="Liberation Serif" w:cs="Liberation Serif"/>
              <w:highlight w:val="yellow"/>
              <w:rPrChange w:id="1012" w:author="Geoff Hook" w:date="2016-07-18T13:15:00Z">
                <w:rPr>
                  <w:rFonts w:eastAsia="Liberation Serif" w:cs="Liberation Serif"/>
                </w:rPr>
              </w:rPrChange>
            </w:rPr>
            <w:delText>to 2.0 specification</w:delText>
          </w:r>
        </w:del>
      </w:ins>
    </w:p>
    <w:p w:rsidR="0017517F" w:rsidRDefault="0017517F" w:rsidP="00D6760D">
      <w:pPr>
        <w:rPr>
          <w:rFonts w:eastAsia="Liberation Serif"/>
        </w:rPr>
      </w:pPr>
      <w:r>
        <w:rPr>
          <w:rFonts w:eastAsia="Liberation Serif"/>
        </w:rPr>
        <w:br w:type="page"/>
      </w:r>
    </w:p>
    <w:p w:rsidR="00C21509" w:rsidRPr="0017517F" w:rsidRDefault="007F105B" w:rsidP="00D6760D">
      <w:pPr>
        <w:pStyle w:val="Heading1"/>
      </w:pPr>
      <w:bookmarkStart w:id="1013" w:name="_Toc463353997"/>
      <w:r w:rsidRPr="0017517F">
        <w:lastRenderedPageBreak/>
        <w:t xml:space="preserve">Example </w:t>
      </w:r>
      <w:r w:rsidR="00DA5760">
        <w:t>1</w:t>
      </w:r>
      <w:r w:rsidRPr="0017517F">
        <w:t>: Repairing a motor vehicle</w:t>
      </w:r>
      <w:bookmarkEnd w:id="1013"/>
    </w:p>
    <w:p w:rsidR="00C21509" w:rsidRDefault="007F105B" w:rsidP="00D6760D">
      <w:pPr>
        <w:pStyle w:val="Heading2"/>
      </w:pPr>
      <w:bookmarkStart w:id="1014" w:name="_Toc463353998"/>
      <w:r w:rsidRPr="0017517F">
        <w:t xml:space="preserve">Use Case: </w:t>
      </w:r>
      <w:r w:rsidR="00AB554A">
        <w:t>Walk</w:t>
      </w:r>
      <w:r w:rsidR="0073446B">
        <w:t>-</w:t>
      </w:r>
      <w:r w:rsidR="00AB554A">
        <w:t>in customer with car issue(s)</w:t>
      </w:r>
      <w:bookmarkEnd w:id="1014"/>
    </w:p>
    <w:tbl>
      <w:tblPr>
        <w:tblStyle w:val="TableGrid"/>
        <w:tblW w:w="0" w:type="auto"/>
        <w:tblLook w:val="04A0" w:firstRow="1" w:lastRow="0" w:firstColumn="1" w:lastColumn="0" w:noHBand="0" w:noVBand="1"/>
      </w:tblPr>
      <w:tblGrid>
        <w:gridCol w:w="2093"/>
        <w:gridCol w:w="8095"/>
      </w:tblGrid>
      <w:tr w:rsidR="0073446B" w:rsidTr="00D015A1">
        <w:tc>
          <w:tcPr>
            <w:tcW w:w="2093" w:type="dxa"/>
          </w:tcPr>
          <w:p w:rsidR="0073446B" w:rsidRDefault="0073446B" w:rsidP="00D6760D">
            <w:r w:rsidRPr="0073446B">
              <w:t>Primary Actor</w:t>
            </w:r>
          </w:p>
        </w:tc>
        <w:tc>
          <w:tcPr>
            <w:tcW w:w="8095" w:type="dxa"/>
          </w:tcPr>
          <w:p w:rsidR="0073446B" w:rsidRDefault="0073446B" w:rsidP="00D6760D">
            <w:r w:rsidRPr="0073446B">
              <w:t>Customer Service Representative (CSR).</w:t>
            </w:r>
          </w:p>
        </w:tc>
      </w:tr>
      <w:tr w:rsidR="0073446B" w:rsidTr="00D015A1">
        <w:tc>
          <w:tcPr>
            <w:tcW w:w="2093" w:type="dxa"/>
          </w:tcPr>
          <w:p w:rsidR="0073446B" w:rsidRDefault="0073446B" w:rsidP="00D6760D">
            <w:r w:rsidRPr="0073446B">
              <w:t>Secondary Actors</w:t>
            </w:r>
          </w:p>
        </w:tc>
        <w:tc>
          <w:tcPr>
            <w:tcW w:w="8095" w:type="dxa"/>
          </w:tcPr>
          <w:p w:rsidR="0073446B" w:rsidRDefault="0073446B" w:rsidP="00D6760D">
            <w:r w:rsidRPr="0073446B">
              <w:t>Mechanic, Customer</w:t>
            </w:r>
          </w:p>
        </w:tc>
      </w:tr>
      <w:tr w:rsidR="0073446B" w:rsidTr="00D015A1">
        <w:tc>
          <w:tcPr>
            <w:tcW w:w="2093" w:type="dxa"/>
          </w:tcPr>
          <w:p w:rsidR="0073446B" w:rsidRDefault="0073446B" w:rsidP="00D6760D">
            <w:r w:rsidRPr="0073446B">
              <w:t>Scope</w:t>
            </w:r>
          </w:p>
        </w:tc>
        <w:tc>
          <w:tcPr>
            <w:tcW w:w="8095" w:type="dxa"/>
          </w:tcPr>
          <w:p w:rsidR="0073446B" w:rsidRDefault="0073446B" w:rsidP="00D6760D">
            <w:r w:rsidRPr="0073446B">
              <w:t>“System” means all computer systems combined.</w:t>
            </w:r>
          </w:p>
        </w:tc>
      </w:tr>
      <w:tr w:rsidR="0073446B" w:rsidTr="00D015A1">
        <w:tc>
          <w:tcPr>
            <w:tcW w:w="2093" w:type="dxa"/>
          </w:tcPr>
          <w:p w:rsidR="0073446B" w:rsidRDefault="0073446B" w:rsidP="00D6760D">
            <w:r w:rsidRPr="0073446B">
              <w:t>Level</w:t>
            </w:r>
          </w:p>
        </w:tc>
        <w:tc>
          <w:tcPr>
            <w:tcW w:w="8095" w:type="dxa"/>
          </w:tcPr>
          <w:p w:rsidR="0073446B" w:rsidRDefault="0073446B" w:rsidP="00D6760D">
            <w:r w:rsidRPr="0073446B">
              <w:t>Summary</w:t>
            </w:r>
          </w:p>
        </w:tc>
      </w:tr>
      <w:tr w:rsidR="0073446B" w:rsidTr="00D015A1">
        <w:tc>
          <w:tcPr>
            <w:tcW w:w="2093" w:type="dxa"/>
          </w:tcPr>
          <w:p w:rsidR="0073446B" w:rsidRDefault="0073446B" w:rsidP="00D6760D">
            <w:r w:rsidRPr="0073446B">
              <w:t>Trigger</w:t>
            </w:r>
            <w:r w:rsidRPr="0073446B">
              <w:tab/>
            </w:r>
          </w:p>
        </w:tc>
        <w:tc>
          <w:tcPr>
            <w:tcW w:w="8095" w:type="dxa"/>
          </w:tcPr>
          <w:p w:rsidR="0073446B" w:rsidRDefault="0073446B" w:rsidP="00D6760D">
            <w:r>
              <w:t xml:space="preserve">Customer walks into the repair shop with an immediate issue. </w:t>
            </w:r>
          </w:p>
        </w:tc>
      </w:tr>
    </w:tbl>
    <w:p w:rsidR="0073446B" w:rsidRDefault="0073446B" w:rsidP="00D6760D"/>
    <w:p w:rsidR="0073446B" w:rsidRDefault="00543870" w:rsidP="00D17E89">
      <w:pPr>
        <w:pStyle w:val="Heading3"/>
      </w:pPr>
      <w:bookmarkStart w:id="1015" w:name="_Toc463353999"/>
      <w:r>
        <w:t>Process Description</w:t>
      </w:r>
      <w:bookmarkEnd w:id="1015"/>
    </w:p>
    <w:p w:rsidR="00345F6A" w:rsidRDefault="0073446B" w:rsidP="004F3213">
      <w:pPr>
        <w:pStyle w:val="ListParagraph"/>
        <w:numPr>
          <w:ilvl w:val="0"/>
          <w:numId w:val="13"/>
        </w:numPr>
      </w:pPr>
      <w:r w:rsidRPr="00D6760D">
        <w:t xml:space="preserve">The customer walks into the repair shop and explains one or more symptoms to the CSR. </w:t>
      </w:r>
    </w:p>
    <w:p w:rsidR="00345F6A" w:rsidRDefault="0073446B" w:rsidP="004F3213">
      <w:pPr>
        <w:pStyle w:val="ListParagraph"/>
        <w:numPr>
          <w:ilvl w:val="0"/>
          <w:numId w:val="13"/>
        </w:numPr>
      </w:pPr>
      <w:r w:rsidRPr="00D6760D">
        <w:t>The CSR makes a preliminary diagnosis or suggests investigations to provide a diagnosis together with an estimate for these. The customer may choose to accept or not this proposal.</w:t>
      </w:r>
    </w:p>
    <w:p w:rsidR="00345F6A" w:rsidRDefault="0073446B" w:rsidP="004F3213">
      <w:pPr>
        <w:pStyle w:val="ListParagraph"/>
        <w:numPr>
          <w:ilvl w:val="0"/>
          <w:numId w:val="13"/>
        </w:numPr>
      </w:pPr>
      <w:r>
        <w:t xml:space="preserve">If the estimate is accepted the car proceeds to the repair shop for the mechanic to look at it. </w:t>
      </w:r>
    </w:p>
    <w:p w:rsidR="00345F6A" w:rsidRDefault="0073446B" w:rsidP="004F3213">
      <w:pPr>
        <w:pStyle w:val="ListParagraph"/>
        <w:numPr>
          <w:ilvl w:val="1"/>
          <w:numId w:val="13"/>
        </w:numPr>
      </w:pPr>
      <w:r>
        <w:t>The mechanic investigates each item on the estimate and either repairs it, discovers a furthe</w:t>
      </w:r>
      <w:r w:rsidR="00413E2E">
        <w:t>r item to look into or agrees with the customer to abandon it.</w:t>
      </w:r>
    </w:p>
    <w:p w:rsidR="00345F6A" w:rsidRDefault="0073446B" w:rsidP="004F3213">
      <w:pPr>
        <w:pStyle w:val="ListParagraph"/>
        <w:numPr>
          <w:ilvl w:val="1"/>
          <w:numId w:val="13"/>
        </w:numPr>
      </w:pPr>
      <w:r>
        <w:t>If further items are discovered the customer may either approve or reject each one. This continues until all items are complete</w:t>
      </w:r>
      <w:r w:rsidR="00413E2E">
        <w:t>d</w:t>
      </w:r>
      <w:r>
        <w:t xml:space="preserve"> or rejected. </w:t>
      </w:r>
    </w:p>
    <w:p w:rsidR="00345F6A" w:rsidRDefault="0073446B" w:rsidP="004F3213">
      <w:pPr>
        <w:pStyle w:val="ListParagraph"/>
        <w:numPr>
          <w:ilvl w:val="1"/>
          <w:numId w:val="13"/>
        </w:numPr>
      </w:pPr>
      <w:r>
        <w:t>During this stage th</w:t>
      </w:r>
      <w:r w:rsidR="00413E2E">
        <w:t xml:space="preserve">e customer may also call with an additional </w:t>
      </w:r>
      <w:r>
        <w:t xml:space="preserve">item to be added to the list.  </w:t>
      </w:r>
    </w:p>
    <w:p w:rsidR="00345F6A" w:rsidRDefault="0073446B" w:rsidP="004F3213">
      <w:pPr>
        <w:pStyle w:val="ListParagraph"/>
        <w:numPr>
          <w:ilvl w:val="0"/>
          <w:numId w:val="13"/>
        </w:numPr>
      </w:pPr>
      <w:r>
        <w:t xml:space="preserve">An invoice for the items performed is prepared by the CSR and presented to the customer. </w:t>
      </w:r>
    </w:p>
    <w:p w:rsidR="0073446B" w:rsidRPr="0073446B" w:rsidRDefault="0073446B" w:rsidP="004F3213">
      <w:pPr>
        <w:pStyle w:val="ListParagraph"/>
        <w:numPr>
          <w:ilvl w:val="0"/>
          <w:numId w:val="13"/>
        </w:numPr>
      </w:pPr>
      <w:r>
        <w:t xml:space="preserve">The customer settles the bill and takes the car away.  </w:t>
      </w:r>
    </w:p>
    <w:p w:rsidR="00B010C3" w:rsidRDefault="00B010C3" w:rsidP="00D6760D"/>
    <w:p w:rsidR="00C25AF5" w:rsidRPr="00C25AF5" w:rsidRDefault="00C25AF5" w:rsidP="00C25AF5">
      <w:pPr>
        <w:pStyle w:val="Textbody"/>
      </w:pPr>
      <w:r>
        <w:t>For</w:t>
      </w:r>
      <w:r w:rsidRPr="00C25AF5">
        <w:t xml:space="preserve"> this example, the following BPMN diagram was prepared as part of a theoretical business process study and has been provided to the simulation modeling team.  However, the BPSim specifications of the two study scenarios exercise a subset of this model which illustrates the use of BPSim to limit the scope of a study scenario</w:t>
      </w:r>
      <w:r w:rsidR="004D2D1B">
        <w:t xml:space="preserve"> to a subset of a larger model.</w:t>
      </w:r>
    </w:p>
    <w:p w:rsidR="00C25AF5" w:rsidRPr="00C25AF5" w:rsidRDefault="00C25AF5" w:rsidP="00C25AF5">
      <w:pPr>
        <w:pStyle w:val="Textbody"/>
      </w:pPr>
      <w:r w:rsidRPr="00C25AF5">
        <w:t>In the following diagram of a car repair process, the Signal Event “Customer Requests Additional Repairs” triggers “Add Additional Issue to List” which in turn, updates the “Itemized Issues” list.  Parameters for this Signal Event are not specified in either of the two example scenarios which imply this component of the total process will not be exercised.</w:t>
      </w:r>
    </w:p>
    <w:p w:rsidR="00C25AF5" w:rsidRDefault="00C25AF5" w:rsidP="00D6760D">
      <w:pPr>
        <w:sectPr w:rsidR="00C25AF5" w:rsidSect="00B010C3">
          <w:pgSz w:w="12240" w:h="15840"/>
          <w:pgMar w:top="1134" w:right="1134" w:bottom="1134" w:left="1134" w:header="720" w:footer="720" w:gutter="0"/>
          <w:cols w:space="720"/>
          <w:formProt w:val="0"/>
          <w:docGrid w:linePitch="360"/>
        </w:sectPr>
      </w:pPr>
    </w:p>
    <w:p w:rsidR="00C21509" w:rsidRDefault="00916EC6" w:rsidP="00D6760D">
      <w:pPr>
        <w:pStyle w:val="Heading2"/>
      </w:pPr>
      <w:bookmarkStart w:id="1016" w:name="_Toc463354000"/>
      <w:r>
        <w:lastRenderedPageBreak/>
        <w:t>BPMN</w:t>
      </w:r>
      <w:r w:rsidR="00065F62" w:rsidRPr="0017517F">
        <w:t xml:space="preserve"> 2.0 Diagram of</w:t>
      </w:r>
      <w:r w:rsidR="001F5BBC">
        <w:t xml:space="preserve">: </w:t>
      </w:r>
      <w:r w:rsidR="00AB554A">
        <w:t>Walk in customer with car issue(s)</w:t>
      </w:r>
      <w:bookmarkEnd w:id="1016"/>
    </w:p>
    <w:p w:rsidR="002B781D" w:rsidRDefault="002B781D" w:rsidP="002B781D"/>
    <w:p w:rsidR="002B781D" w:rsidRDefault="002B781D" w:rsidP="002B781D"/>
    <w:p w:rsidR="002B781D" w:rsidRDefault="002B781D" w:rsidP="002B781D"/>
    <w:p w:rsidR="002B781D" w:rsidRPr="002B781D" w:rsidRDefault="002B781D" w:rsidP="002B781D"/>
    <w:p w:rsidR="00740812" w:rsidRDefault="00612D47" w:rsidP="00D6760D">
      <w:pPr>
        <w:pStyle w:val="Textbody"/>
      </w:pPr>
      <w:r>
        <w:object w:dxaOrig="17822" w:dyaOrig="5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208.5pt" o:ole="">
            <v:imagedata r:id="rId16" o:title=""/>
          </v:shape>
          <o:OLEObject Type="Embed" ProgID="Visio.Drawing.11" ShapeID="_x0000_i1025" DrawAspect="Content" ObjectID="_1543859491" r:id="rId17"/>
        </w:object>
      </w:r>
    </w:p>
    <w:p w:rsidR="00065F62" w:rsidRDefault="00065F62" w:rsidP="00D6760D">
      <w:pPr>
        <w:pStyle w:val="Textbody"/>
      </w:pPr>
    </w:p>
    <w:p w:rsidR="00740812" w:rsidRPr="00065F62" w:rsidRDefault="00740812" w:rsidP="00D6760D">
      <w:pPr>
        <w:pStyle w:val="Textbody"/>
      </w:pPr>
    </w:p>
    <w:p w:rsidR="00C21509" w:rsidRDefault="00C21509" w:rsidP="00D6760D">
      <w:pPr>
        <w:sectPr w:rsidR="00C21509" w:rsidSect="00B010C3">
          <w:pgSz w:w="15840" w:h="12240" w:orient="landscape"/>
          <w:pgMar w:top="1134" w:right="1134" w:bottom="1134" w:left="1134" w:header="720" w:footer="720" w:gutter="0"/>
          <w:cols w:space="720"/>
          <w:formProt w:val="0"/>
          <w:docGrid w:linePitch="360"/>
        </w:sectPr>
      </w:pPr>
    </w:p>
    <w:p w:rsidR="00C21509" w:rsidRPr="0017517F" w:rsidRDefault="007F105B" w:rsidP="00D6760D">
      <w:pPr>
        <w:pStyle w:val="Heading2"/>
      </w:pPr>
      <w:bookmarkStart w:id="1017" w:name="_Toc463354001"/>
      <w:r w:rsidRPr="0017517F">
        <w:lastRenderedPageBreak/>
        <w:t xml:space="preserve">Simulation scenario 1: </w:t>
      </w:r>
      <w:r w:rsidR="00B87F7B">
        <w:t xml:space="preserve">Validate </w:t>
      </w:r>
      <w:r w:rsidR="00916EC6">
        <w:t>control perspective</w:t>
      </w:r>
      <w:r w:rsidR="00B87F7B">
        <w:t xml:space="preserve"> of </w:t>
      </w:r>
      <w:r w:rsidR="000A3F4B">
        <w:t xml:space="preserve">primary path through </w:t>
      </w:r>
      <w:r w:rsidR="00B87F7B">
        <w:t>process model</w:t>
      </w:r>
      <w:bookmarkEnd w:id="1017"/>
    </w:p>
    <w:p w:rsidR="004948E3" w:rsidRDefault="004948E3" w:rsidP="004948E3">
      <w:pPr>
        <w:pStyle w:val="Heading3"/>
      </w:pPr>
      <w:bookmarkStart w:id="1018" w:name="_Toc463354002"/>
      <w:r w:rsidRPr="0017517F">
        <w:t>Approach / Hypothesis</w:t>
      </w:r>
      <w:bookmarkEnd w:id="1018"/>
    </w:p>
    <w:p w:rsidR="004948E3" w:rsidRDefault="004948E3" w:rsidP="004948E3">
      <w:r w:rsidRPr="004948E3">
        <w:t>In this scenario we assume that neither simulation nor process execution has yet been performed</w:t>
      </w:r>
      <w:r>
        <w:t xml:space="preserve">. </w:t>
      </w:r>
    </w:p>
    <w:p w:rsidR="004948E3" w:rsidRDefault="004948E3" w:rsidP="004948E3">
      <w:r>
        <w:t>As we will see, it will also demonstrate how simulation can highlight unintended behaviours of the process model.</w:t>
      </w:r>
    </w:p>
    <w:p w:rsidR="000A3F4B" w:rsidRPr="001D2054" w:rsidRDefault="000A3F4B" w:rsidP="004948E3">
      <w:r>
        <w:t xml:space="preserve">In this first scenario the simulation data will not trigger either of the signal events (‘Customer requests additional repairs’ and ‘Abort repairs’). </w:t>
      </w:r>
      <w:r w:rsidR="00576F6A">
        <w:t>Additional</w:t>
      </w:r>
      <w:r>
        <w:t xml:space="preserve"> scenarios </w:t>
      </w:r>
      <w:r w:rsidR="00576F6A">
        <w:t>may</w:t>
      </w:r>
      <w:r>
        <w:t xml:space="preserve"> </w:t>
      </w:r>
      <w:r w:rsidR="00576F6A">
        <w:t>trigger</w:t>
      </w:r>
      <w:r>
        <w:t xml:space="preserve"> these paths. However</w:t>
      </w:r>
      <w:r w:rsidR="00576F6A">
        <w:t xml:space="preserve">, </w:t>
      </w:r>
      <w:r>
        <w:t xml:space="preserve">in line with the </w:t>
      </w:r>
      <w:r w:rsidRPr="0080526A">
        <w:t>scope of the specification</w:t>
      </w:r>
      <w:r>
        <w:t>, the process model must not change between different scenarios</w:t>
      </w:r>
      <w:r w:rsidR="00F70EA0">
        <w:t>.</w:t>
      </w:r>
    </w:p>
    <w:p w:rsidR="00DA5760" w:rsidRDefault="007F105B" w:rsidP="00DA5760">
      <w:pPr>
        <w:pStyle w:val="Heading3"/>
      </w:pPr>
      <w:bookmarkStart w:id="1019" w:name="_Toc463354003"/>
      <w:r w:rsidRPr="0017517F">
        <w:t>Goal</w:t>
      </w:r>
      <w:r w:rsidR="004948E3">
        <w:t>s</w:t>
      </w:r>
      <w:bookmarkEnd w:id="1019"/>
    </w:p>
    <w:p w:rsidR="00DA5760" w:rsidRDefault="00DA5760" w:rsidP="004F3213">
      <w:pPr>
        <w:pStyle w:val="ListParagraph"/>
        <w:numPr>
          <w:ilvl w:val="0"/>
          <w:numId w:val="8"/>
        </w:numPr>
      </w:pPr>
      <w:r>
        <w:t xml:space="preserve">Validate the </w:t>
      </w:r>
      <w:r w:rsidR="00916EC6">
        <w:t xml:space="preserve">control perspective </w:t>
      </w:r>
      <w:r>
        <w:t xml:space="preserve">of the process, in other words that it does not get stuck in unexpected loops or bypass expected paths ; and </w:t>
      </w:r>
    </w:p>
    <w:p w:rsidR="00BC7189" w:rsidRPr="00BC7189" w:rsidRDefault="00DA5760" w:rsidP="004F3213">
      <w:pPr>
        <w:pStyle w:val="ListParagraph"/>
        <w:numPr>
          <w:ilvl w:val="0"/>
          <w:numId w:val="8"/>
        </w:numPr>
      </w:pPr>
      <w:r>
        <w:t xml:space="preserve">To provide a baseline set of data. This data will be compared to our </w:t>
      </w:r>
      <w:r w:rsidR="002D66BD">
        <w:t xml:space="preserve">expected behaviour </w:t>
      </w:r>
      <w:r>
        <w:t xml:space="preserve">in the real world to provide some confidence that the simulation model is valid. </w:t>
      </w:r>
    </w:p>
    <w:p w:rsidR="00457AC6" w:rsidRDefault="007F105B" w:rsidP="00457AC6">
      <w:pPr>
        <w:pStyle w:val="Heading3"/>
      </w:pPr>
      <w:bookmarkStart w:id="1020" w:name="_Toc463354004"/>
      <w:r w:rsidRPr="0017517F">
        <w:t xml:space="preserve">Identification of </w:t>
      </w:r>
      <w:r w:rsidR="00954A1A">
        <w:t>simulation parameters</w:t>
      </w:r>
      <w:bookmarkEnd w:id="1020"/>
    </w:p>
    <w:p w:rsidR="00F178C4" w:rsidRDefault="00F178C4" w:rsidP="00F178C4">
      <w:pPr>
        <w:pStyle w:val="Heading4"/>
      </w:pPr>
      <w:bookmarkStart w:id="1021" w:name="_Process_Trigger(s)"/>
      <w:bookmarkStart w:id="1022" w:name="_Toc463354005"/>
      <w:bookmarkStart w:id="1023" w:name="_Ref332470509"/>
      <w:bookmarkEnd w:id="1021"/>
      <w:r>
        <w:t>Simulation parameters</w:t>
      </w:r>
      <w:bookmarkEnd w:id="1022"/>
    </w:p>
    <w:p w:rsidR="00F178C4" w:rsidRDefault="00F178C4" w:rsidP="00F178C4">
      <w:r>
        <w:t xml:space="preserve">We will run the simulation </w:t>
      </w:r>
      <w:r w:rsidR="00413E2E">
        <w:t>to</w:t>
      </w:r>
      <w:r w:rsidR="003959AB">
        <w:t xml:space="preserve"> model a single working week</w:t>
      </w:r>
      <w:r w:rsidR="0080526A">
        <w:t xml:space="preserve"> </w:t>
      </w:r>
      <w:r>
        <w:t xml:space="preserve">without going to the level of detail of specifying exact working hours, shifts etc. </w:t>
      </w:r>
      <w:r w:rsidR="003959AB">
        <w:t>We will simply assume the garage is open 12 hours per day.</w:t>
      </w:r>
      <w:ins w:id="1024" w:author="Geoff Hook" w:date="2016-07-18T13:11:00Z">
        <w:r w:rsidR="00B310DA">
          <w:t xml:space="preserve"> We also assume that the garage opens empty of any work in progress, alternatively a ‘Warmup’ duration should be specified</w:t>
        </w:r>
      </w:ins>
      <w:ins w:id="1025" w:author="Geoff Hook" w:date="2016-07-18T13:12:00Z">
        <w:r w:rsidR="00B310DA">
          <w:t xml:space="preserve">. Warmup is a standard method used in simulation to initialize a system prior to gathering results from a scenario. </w:t>
        </w:r>
      </w:ins>
    </w:p>
    <w:p w:rsidR="003959AB" w:rsidRDefault="00F178C4" w:rsidP="0080526A">
      <w:r>
        <w:t xml:space="preserve">Each replication will run the simulation with different random seeds. Choosing a suitable number for this depends on the amount of variation in the process being modelled and the degree of confidence needed from the results. A low number of replications will suit an example such as this, especially when merely trying to validate the control perspective. </w:t>
      </w:r>
    </w:p>
    <w:p w:rsidR="00F178C4" w:rsidRDefault="00413E2E" w:rsidP="003959AB">
      <w:pPr>
        <w:pStyle w:val="ListParagraph"/>
        <w:numPr>
          <w:ilvl w:val="0"/>
          <w:numId w:val="25"/>
        </w:numPr>
      </w:pPr>
      <w:r>
        <w:t>Duration: 6</w:t>
      </w:r>
      <w:r w:rsidR="00F178C4">
        <w:t xml:space="preserve">0 hours. </w:t>
      </w:r>
    </w:p>
    <w:p w:rsidR="00F178C4" w:rsidRDefault="00F178C4" w:rsidP="004F3213">
      <w:pPr>
        <w:pStyle w:val="ListParagraph"/>
        <w:numPr>
          <w:ilvl w:val="0"/>
          <w:numId w:val="16"/>
        </w:numPr>
      </w:pPr>
      <w:r>
        <w:t>Replications: 3</w:t>
      </w:r>
    </w:p>
    <w:p w:rsidR="00F178C4" w:rsidRPr="00416099" w:rsidRDefault="00F178C4" w:rsidP="004F3213">
      <w:pPr>
        <w:pStyle w:val="ListParagraph"/>
        <w:numPr>
          <w:ilvl w:val="0"/>
          <w:numId w:val="16"/>
        </w:numPr>
      </w:pPr>
      <w:r>
        <w:t>Time unit: minutes</w:t>
      </w:r>
    </w:p>
    <w:p w:rsidR="00457AC6" w:rsidRDefault="007716EB" w:rsidP="00C73CF3">
      <w:pPr>
        <w:pStyle w:val="Heading4"/>
      </w:pPr>
      <w:bookmarkStart w:id="1026" w:name="_Toc463354006"/>
      <w:r>
        <w:t>Process Trigger(s)</w:t>
      </w:r>
      <w:bookmarkEnd w:id="1023"/>
      <w:bookmarkEnd w:id="1026"/>
    </w:p>
    <w:p w:rsidR="00280BA1" w:rsidRDefault="001C5B13" w:rsidP="004F3213">
      <w:pPr>
        <w:pStyle w:val="ListParagraph"/>
        <w:numPr>
          <w:ilvl w:val="0"/>
          <w:numId w:val="11"/>
        </w:numPr>
      </w:pPr>
      <w:r>
        <w:t>Customer ‘walk-ins’ vary through the day</w:t>
      </w:r>
      <w:r w:rsidR="00CF4907">
        <w:t xml:space="preserve"> but since we are not exploring the temporal perspective in this scenario we will define an average arrival interval of 24 minutes (equates to 30 customers in a typical </w:t>
      </w:r>
      <w:r w:rsidR="00413E2E">
        <w:t>12</w:t>
      </w:r>
      <w:r w:rsidR="00CF4907">
        <w:t xml:space="preserve"> hour opening day).</w:t>
      </w:r>
    </w:p>
    <w:p w:rsidR="00CE736C" w:rsidRPr="00BE7346" w:rsidRDefault="00CE736C" w:rsidP="004F3213">
      <w:pPr>
        <w:pStyle w:val="ListParagraph"/>
        <w:numPr>
          <w:ilvl w:val="0"/>
          <w:numId w:val="11"/>
        </w:numPr>
      </w:pPr>
      <w:r w:rsidRPr="00BE7346">
        <w:t xml:space="preserve">Number of issues to repair: </w:t>
      </w:r>
    </w:p>
    <w:p w:rsidR="00E773BD" w:rsidRDefault="00E773BD" w:rsidP="004F3213">
      <w:pPr>
        <w:pStyle w:val="ListParagraph"/>
        <w:numPr>
          <w:ilvl w:val="1"/>
          <w:numId w:val="11"/>
        </w:numPr>
      </w:pPr>
      <w:r>
        <w:t xml:space="preserve">distribution: truncated normal </w:t>
      </w:r>
    </w:p>
    <w:p w:rsidR="00CE736C" w:rsidRPr="00BE7346" w:rsidRDefault="00CE736C" w:rsidP="004F3213">
      <w:pPr>
        <w:pStyle w:val="ListParagraph"/>
        <w:numPr>
          <w:ilvl w:val="1"/>
          <w:numId w:val="11"/>
        </w:numPr>
      </w:pPr>
      <w:r w:rsidRPr="00BE7346">
        <w:t>mean: 2</w:t>
      </w:r>
    </w:p>
    <w:p w:rsidR="00CE736C" w:rsidRDefault="00CE736C" w:rsidP="004F3213">
      <w:pPr>
        <w:pStyle w:val="ListParagraph"/>
        <w:numPr>
          <w:ilvl w:val="1"/>
          <w:numId w:val="11"/>
        </w:numPr>
      </w:pPr>
      <w:r w:rsidRPr="00BE7346">
        <w:lastRenderedPageBreak/>
        <w:t>standard deviation: 1</w:t>
      </w:r>
    </w:p>
    <w:p w:rsidR="00E773BD" w:rsidRPr="00BE7346" w:rsidRDefault="00E773BD" w:rsidP="004F3213">
      <w:pPr>
        <w:pStyle w:val="ListParagraph"/>
        <w:numPr>
          <w:ilvl w:val="1"/>
          <w:numId w:val="11"/>
        </w:numPr>
      </w:pPr>
      <w:r>
        <w:t>minimum: 1</w:t>
      </w:r>
    </w:p>
    <w:p w:rsidR="001C5B13" w:rsidRDefault="007716EB" w:rsidP="00C73CF3">
      <w:pPr>
        <w:pStyle w:val="Heading4"/>
      </w:pPr>
      <w:bookmarkStart w:id="1027" w:name="_Toc463354007"/>
      <w:r>
        <w:t>Activity Durations</w:t>
      </w:r>
      <w:bookmarkEnd w:id="1027"/>
    </w:p>
    <w:p w:rsidR="00D10560" w:rsidRDefault="00CF4907" w:rsidP="004F3213">
      <w:pPr>
        <w:pStyle w:val="ListParagraph"/>
        <w:numPr>
          <w:ilvl w:val="0"/>
          <w:numId w:val="11"/>
        </w:numPr>
      </w:pPr>
      <w:r>
        <w:t>This scenario does not investigate the temporal perspective so we can omit the task</w:t>
      </w:r>
      <w:r w:rsidR="00280BA1">
        <w:t>s</w:t>
      </w:r>
      <w:r>
        <w:t>’</w:t>
      </w:r>
      <w:r w:rsidR="00280BA1">
        <w:t xml:space="preserve"> duration</w:t>
      </w:r>
      <w:r>
        <w:t xml:space="preserve">s. </w:t>
      </w:r>
    </w:p>
    <w:p w:rsidR="00280BA1" w:rsidRDefault="007716EB" w:rsidP="00C73CF3">
      <w:pPr>
        <w:pStyle w:val="Heading4"/>
      </w:pPr>
      <w:bookmarkStart w:id="1028" w:name="_Toc463354008"/>
      <w:r>
        <w:t>Decision points</w:t>
      </w:r>
      <w:bookmarkEnd w:id="1028"/>
    </w:p>
    <w:p w:rsidR="007716EB" w:rsidRDefault="007716EB" w:rsidP="004F3213">
      <w:pPr>
        <w:pStyle w:val="ListParagraph"/>
        <w:numPr>
          <w:ilvl w:val="0"/>
          <w:numId w:val="11"/>
        </w:numPr>
      </w:pPr>
      <w:r>
        <w:t>Initial estimate accepted : 20 / day (two thirds).</w:t>
      </w:r>
    </w:p>
    <w:p w:rsidR="00280BA1" w:rsidRDefault="007716EB" w:rsidP="004F3213">
      <w:pPr>
        <w:pStyle w:val="ListParagraph"/>
        <w:numPr>
          <w:ilvl w:val="0"/>
          <w:numId w:val="11"/>
        </w:numPr>
      </w:pPr>
      <w:r>
        <w:t>Additional issue found : 25% of cases.</w:t>
      </w:r>
    </w:p>
    <w:p w:rsidR="00A90C3A" w:rsidRDefault="00A90C3A" w:rsidP="004F3213">
      <w:pPr>
        <w:pStyle w:val="ListParagraph"/>
        <w:numPr>
          <w:ilvl w:val="0"/>
          <w:numId w:val="11"/>
        </w:numPr>
      </w:pPr>
      <w:r>
        <w:t>Have further issues: based on a counter (propertyParameter) of the Itemized Issues.</w:t>
      </w:r>
    </w:p>
    <w:p w:rsidR="00280BA1" w:rsidRDefault="00CF4907" w:rsidP="00C73CF3">
      <w:pPr>
        <w:pStyle w:val="Heading4"/>
      </w:pPr>
      <w:bookmarkStart w:id="1029" w:name="_Toc463354009"/>
      <w:r>
        <w:t>Resources</w:t>
      </w:r>
      <w:bookmarkEnd w:id="1029"/>
    </w:p>
    <w:p w:rsidR="00363CF9" w:rsidRDefault="00CF4907" w:rsidP="00363CF9">
      <w:pPr>
        <w:pStyle w:val="ListParagraph"/>
        <w:numPr>
          <w:ilvl w:val="0"/>
          <w:numId w:val="11"/>
        </w:numPr>
      </w:pPr>
      <w:r>
        <w:t xml:space="preserve">This scenario does not deal with the resource perspective. </w:t>
      </w:r>
    </w:p>
    <w:p w:rsidR="00CF4907" w:rsidRDefault="00CF4907" w:rsidP="00C73CF3">
      <w:pPr>
        <w:pStyle w:val="Heading4"/>
      </w:pPr>
      <w:bookmarkStart w:id="1030" w:name="_Toc463354010"/>
      <w:r>
        <w:t>Results requested</w:t>
      </w:r>
      <w:bookmarkEnd w:id="1030"/>
    </w:p>
    <w:p w:rsidR="00B80289" w:rsidRDefault="00B80289" w:rsidP="00B80289">
      <w:pPr>
        <w:pStyle w:val="Textbody"/>
      </w:pPr>
      <w:r>
        <w:t xml:space="preserve">To meet the goals set above we want to receive counts of the number of process instances that pass along each of the following paths: </w:t>
      </w:r>
    </w:p>
    <w:p w:rsidR="00B80289" w:rsidRDefault="00E30A2A" w:rsidP="00E8331A">
      <w:pPr>
        <w:pStyle w:val="Textbody"/>
        <w:numPr>
          <w:ilvl w:val="0"/>
          <w:numId w:val="21"/>
        </w:numPr>
        <w:ind w:left="709" w:hanging="425"/>
      </w:pPr>
      <w:r>
        <w:t xml:space="preserve"> P</w:t>
      </w:r>
      <w:r w:rsidR="005F5DA6">
        <w:t xml:space="preserve">rocess instances started. </w:t>
      </w:r>
    </w:p>
    <w:p w:rsidR="00B80289" w:rsidRDefault="000E13B8" w:rsidP="00E8331A">
      <w:pPr>
        <w:pStyle w:val="Textbody"/>
        <w:numPr>
          <w:ilvl w:val="0"/>
          <w:numId w:val="21"/>
        </w:numPr>
        <w:ind w:left="709" w:hanging="425"/>
      </w:pPr>
      <w:r>
        <w:t>“</w:t>
      </w:r>
      <w:r w:rsidR="00B80289">
        <w:t>Initial estimate not accepted</w:t>
      </w:r>
      <w:r>
        <w:t>” end event.</w:t>
      </w:r>
    </w:p>
    <w:p w:rsidR="00B80289" w:rsidRDefault="000E13B8" w:rsidP="00E8331A">
      <w:pPr>
        <w:pStyle w:val="Textbody"/>
        <w:numPr>
          <w:ilvl w:val="0"/>
          <w:numId w:val="21"/>
        </w:numPr>
        <w:ind w:left="709" w:hanging="425"/>
      </w:pPr>
      <w:r>
        <w:t>“</w:t>
      </w:r>
      <w:r w:rsidR="00B80289">
        <w:t>Start repairs</w:t>
      </w:r>
      <w:r>
        <w:t>” start event.</w:t>
      </w:r>
    </w:p>
    <w:p w:rsidR="00B80289" w:rsidRDefault="000E13B8" w:rsidP="00E8331A">
      <w:pPr>
        <w:pStyle w:val="Textbody"/>
        <w:numPr>
          <w:ilvl w:val="0"/>
          <w:numId w:val="21"/>
        </w:numPr>
        <w:ind w:left="709" w:hanging="425"/>
      </w:pPr>
      <w:r>
        <w:t>“</w:t>
      </w:r>
      <w:r w:rsidR="00B80289">
        <w:t>Repair issue</w:t>
      </w:r>
      <w:r>
        <w:t>” task.</w:t>
      </w:r>
    </w:p>
    <w:p w:rsidR="00B80289" w:rsidRDefault="000E13B8" w:rsidP="00E8331A">
      <w:pPr>
        <w:pStyle w:val="Textbody"/>
        <w:numPr>
          <w:ilvl w:val="0"/>
          <w:numId w:val="21"/>
        </w:numPr>
        <w:ind w:left="709" w:hanging="425"/>
      </w:pPr>
      <w:r>
        <w:t>“</w:t>
      </w:r>
      <w:r w:rsidR="00B80289">
        <w:t>Repairs complete</w:t>
      </w:r>
      <w:r>
        <w:t>d” end event.</w:t>
      </w:r>
    </w:p>
    <w:p w:rsidR="007716EB" w:rsidRPr="00280BA1" w:rsidRDefault="007716EB" w:rsidP="00E8331A">
      <w:pPr>
        <w:pStyle w:val="Textbody"/>
        <w:numPr>
          <w:ilvl w:val="0"/>
          <w:numId w:val="21"/>
        </w:numPr>
        <w:ind w:left="709" w:hanging="425"/>
      </w:pPr>
      <w:r>
        <w:t>"Customer leaves shop" end event.</w:t>
      </w:r>
    </w:p>
    <w:p w:rsidR="00C21509" w:rsidRPr="0017517F" w:rsidRDefault="007F105B" w:rsidP="00D17E89">
      <w:pPr>
        <w:pStyle w:val="Heading3"/>
      </w:pPr>
      <w:bookmarkStart w:id="1031" w:name="_Toc463354011"/>
      <w:r w:rsidRPr="0017517F">
        <w:t>How the model provides for that data to be captured</w:t>
      </w:r>
      <w:bookmarkEnd w:id="1031"/>
    </w:p>
    <w:p w:rsidR="00C00B51" w:rsidRDefault="00C00B51" w:rsidP="00D6760D">
      <w:pPr>
        <w:pStyle w:val="Textbody"/>
      </w:pPr>
      <w:r>
        <w:t xml:space="preserve">This is the first time we have looked at the serialization format for the simulation experiment data so we have to perform some basic setup steps. Later examples will build on this foundation. In summary we will: </w:t>
      </w:r>
    </w:p>
    <w:p w:rsidR="00C00B51" w:rsidRDefault="00463FB1" w:rsidP="004F3213">
      <w:pPr>
        <w:pStyle w:val="Textbody"/>
        <w:numPr>
          <w:ilvl w:val="0"/>
          <w:numId w:val="12"/>
        </w:numPr>
      </w:pPr>
      <w:r>
        <w:t>Add simulation model to the process model</w:t>
      </w:r>
      <w:del w:id="1032" w:author="Geoff Hook" w:date="2016-09-19T14:00:00Z">
        <w:r w:rsidR="00744257" w:rsidDel="00212828">
          <w:delText xml:space="preserve"> </w:delText>
        </w:r>
      </w:del>
      <w:r w:rsidR="00744257">
        <w:t>;</w:t>
      </w:r>
    </w:p>
    <w:p w:rsidR="00C00B51" w:rsidRDefault="00C00B51" w:rsidP="004F3213">
      <w:pPr>
        <w:pStyle w:val="Textbody"/>
        <w:numPr>
          <w:ilvl w:val="0"/>
          <w:numId w:val="12"/>
        </w:numPr>
      </w:pPr>
      <w:r>
        <w:t>Setup a scenario</w:t>
      </w:r>
      <w:del w:id="1033" w:author="Geoff Hook" w:date="2016-09-19T14:00:00Z">
        <w:r w:rsidDel="00212828">
          <w:delText xml:space="preserve"> </w:delText>
        </w:r>
      </w:del>
      <w:r w:rsidR="00744257">
        <w:t>;</w:t>
      </w:r>
    </w:p>
    <w:p w:rsidR="005F5DA6" w:rsidRDefault="005F5DA6" w:rsidP="004F3213">
      <w:pPr>
        <w:pStyle w:val="Textbody"/>
        <w:numPr>
          <w:ilvl w:val="0"/>
          <w:numId w:val="12"/>
        </w:numPr>
      </w:pPr>
      <w:r>
        <w:t>Add scenario parameters</w:t>
      </w:r>
      <w:del w:id="1034" w:author="Geoff Hook" w:date="2016-09-19T14:00:00Z">
        <w:r w:rsidDel="00212828">
          <w:delText xml:space="preserve"> </w:delText>
        </w:r>
      </w:del>
      <w:r w:rsidR="00744257">
        <w:t>;</w:t>
      </w:r>
    </w:p>
    <w:p w:rsidR="00C00B51" w:rsidRDefault="00C00B51" w:rsidP="004F3213">
      <w:pPr>
        <w:pStyle w:val="Textbody"/>
        <w:numPr>
          <w:ilvl w:val="0"/>
          <w:numId w:val="12"/>
        </w:numPr>
      </w:pPr>
      <w:r>
        <w:t>Add input parameters to the scenario element</w:t>
      </w:r>
      <w:del w:id="1035" w:author="Geoff Hook" w:date="2016-09-19T14:00:00Z">
        <w:r w:rsidDel="00212828">
          <w:delText xml:space="preserve"> </w:delText>
        </w:r>
      </w:del>
      <w:r w:rsidR="00744257">
        <w:t>;</w:t>
      </w:r>
    </w:p>
    <w:p w:rsidR="008819C3" w:rsidRDefault="008819C3" w:rsidP="008819C3">
      <w:pPr>
        <w:pStyle w:val="Textbody"/>
        <w:numPr>
          <w:ilvl w:val="0"/>
          <w:numId w:val="12"/>
        </w:numPr>
      </w:pPr>
      <w:r>
        <w:t>Add property expressions to decrement the number of repair issues</w:t>
      </w:r>
      <w:del w:id="1036" w:author="Geoff Hook" w:date="2016-09-19T14:01:00Z">
        <w:r w:rsidR="00304279" w:rsidDel="00212828">
          <w:delText>*</w:delText>
        </w:r>
      </w:del>
      <w:del w:id="1037" w:author="Geoff Hook" w:date="2016-09-19T14:00:00Z">
        <w:r w:rsidDel="00212828">
          <w:delText xml:space="preserve"> </w:delText>
        </w:r>
      </w:del>
      <w:r>
        <w:t>;</w:t>
      </w:r>
    </w:p>
    <w:p w:rsidR="008819C3" w:rsidRDefault="008819C3" w:rsidP="008819C3">
      <w:pPr>
        <w:pStyle w:val="Textbody"/>
        <w:numPr>
          <w:ilvl w:val="0"/>
          <w:numId w:val="12"/>
        </w:numPr>
      </w:pPr>
      <w:r>
        <w:t>Add expressions to test whether we need to exit the repair loop</w:t>
      </w:r>
      <w:del w:id="1038" w:author="Geoff Hook" w:date="2016-09-19T14:01:00Z">
        <w:r w:rsidR="00304279" w:rsidDel="00212828">
          <w:delText>*</w:delText>
        </w:r>
      </w:del>
      <w:r>
        <w:t>;</w:t>
      </w:r>
    </w:p>
    <w:p w:rsidR="00C00B51" w:rsidRDefault="00C00B51" w:rsidP="004F3213">
      <w:pPr>
        <w:pStyle w:val="Textbody"/>
        <w:numPr>
          <w:ilvl w:val="0"/>
          <w:numId w:val="12"/>
        </w:numPr>
      </w:pPr>
      <w:r>
        <w:t xml:space="preserve">Add results </w:t>
      </w:r>
      <w:r w:rsidR="005252C5">
        <w:t xml:space="preserve">requests to the </w:t>
      </w:r>
      <w:r w:rsidR="0075130E">
        <w:t>BPMN Process</w:t>
      </w:r>
      <w:del w:id="1039" w:author="Geoff Hook" w:date="2016-09-19T14:00:00Z">
        <w:r w:rsidR="005252C5" w:rsidDel="00212828">
          <w:delText xml:space="preserve"> </w:delText>
        </w:r>
      </w:del>
      <w:r w:rsidR="00744257">
        <w:t>;</w:t>
      </w:r>
    </w:p>
    <w:p w:rsidR="005252C5" w:rsidRDefault="005252C5" w:rsidP="004F3213">
      <w:pPr>
        <w:pStyle w:val="Textbody"/>
        <w:numPr>
          <w:ilvl w:val="0"/>
          <w:numId w:val="12"/>
        </w:numPr>
      </w:pPr>
      <w:r>
        <w:lastRenderedPageBreak/>
        <w:t>Add result requests to BPMN elements</w:t>
      </w:r>
      <w:r w:rsidR="00744257">
        <w:t>.</w:t>
      </w:r>
    </w:p>
    <w:p w:rsidR="00040AD5" w:rsidRDefault="00040AD5" w:rsidP="00040AD5">
      <w:pPr>
        <w:pStyle w:val="Textbody"/>
      </w:pPr>
      <w:r>
        <w:t xml:space="preserve">The complete solution is provided in the accompanying BPMN and XPDL files. </w:t>
      </w:r>
    </w:p>
    <w:p w:rsidR="00B715E0" w:rsidRDefault="00304279" w:rsidP="00304279">
      <w:pPr>
        <w:pStyle w:val="PlainText"/>
      </w:pPr>
      <w:r>
        <w:t xml:space="preserve">* Note about the use of expressions to simulate business logic </w:t>
      </w:r>
    </w:p>
    <w:p w:rsidR="00304279" w:rsidRDefault="00304279" w:rsidP="00304279">
      <w:pPr>
        <w:pStyle w:val="PlainText"/>
      </w:pPr>
      <w:r>
        <w:t xml:space="preserve">Simulators often provide the capability to execute code to represent business logic, e.g. rules for process flow and for resource allocation. </w:t>
      </w:r>
      <w:r w:rsidR="00B715E0">
        <w:t xml:space="preserve"> </w:t>
      </w:r>
      <w:r>
        <w:t>In this example</w:t>
      </w:r>
      <w:r w:rsidR="00B715E0">
        <w:t>,</w:t>
      </w:r>
      <w:r>
        <w:t xml:space="preserve"> we use a PropertyParameter  on the process instance to represent the number of issues the customer requires to be fixed on his car. </w:t>
      </w:r>
      <w:r w:rsidR="00B715E0">
        <w:t xml:space="preserve"> </w:t>
      </w:r>
      <w:r>
        <w:t>When an issue is fixed there is an expression to decrement this parameter,</w:t>
      </w:r>
      <w:r w:rsidR="00B715E0">
        <w:t xml:space="preserve"> </w:t>
      </w:r>
      <w:r>
        <w:t xml:space="preserve"> if a new issue is found this is incremented. </w:t>
      </w:r>
      <w:r w:rsidR="00B715E0">
        <w:t xml:space="preserve"> </w:t>
      </w:r>
      <w:r>
        <w:t>The parameter is also used to determine choice of sequence flow from a gateway.</w:t>
      </w:r>
      <w:r w:rsidR="00B715E0">
        <w:t xml:space="preserve"> </w:t>
      </w:r>
      <w:r>
        <w:t xml:space="preserve"> This logic is expressed within the BPSim data and therefore is not visible directly on the BPMN diagram except by means of textual description. </w:t>
      </w:r>
      <w:r w:rsidR="00B715E0">
        <w:t xml:space="preserve"> </w:t>
      </w:r>
      <w:r>
        <w:t xml:space="preserve">See </w:t>
      </w:r>
      <w:r w:rsidR="00B715E0">
        <w:t>section 3.3.4.5 and 3.3.4.6</w:t>
      </w:r>
      <w:r>
        <w:t xml:space="preserve"> for the BPSim serialization of this business logic.</w:t>
      </w:r>
    </w:p>
    <w:p w:rsidR="00463FB1" w:rsidRDefault="00463FB1" w:rsidP="00C73CF3">
      <w:pPr>
        <w:pStyle w:val="Heading4"/>
      </w:pPr>
      <w:bookmarkStart w:id="1040" w:name="_Toc463354012"/>
      <w:r>
        <w:t>Add simulation model to the process model</w:t>
      </w:r>
      <w:bookmarkEnd w:id="1040"/>
    </w:p>
    <w:p w:rsidR="00463FB1" w:rsidRDefault="00463FB1" w:rsidP="00463FB1">
      <w:r>
        <w:t xml:space="preserve">No matter whether the process model is expressed as BPMN or XPDL adding a simulation model consists of the same step: Adding the root element and declaring the namespace. </w:t>
      </w:r>
    </w:p>
    <w:p w:rsidR="00AE7C68" w:rsidRDefault="00AE7C68" w:rsidP="00AE7C68">
      <w:pPr>
        <w:pStyle w:val="Code"/>
        <w:ind w:left="720"/>
      </w:pPr>
      <w:r>
        <w:t>&lt;?xml version="1.0" encoding="</w:t>
      </w:r>
      <w:r w:rsidR="001A6972">
        <w:t>UTF-8</w:t>
      </w:r>
      <w:r>
        <w:t>" standalone="yes"?&gt;</w:t>
      </w:r>
    </w:p>
    <w:p w:rsidR="001A6972" w:rsidRDefault="001A6972" w:rsidP="00AE7C68">
      <w:pPr>
        <w:pStyle w:val="Code"/>
        <w:ind w:left="720"/>
      </w:pPr>
      <w:r>
        <w:t>&lt;semantic:definitions id="CarRepair</w:t>
      </w:r>
      <w:r w:rsidR="00AE7C68">
        <w:t xml:space="preserve">" name="Car Repair Process" </w:t>
      </w:r>
    </w:p>
    <w:p w:rsidR="001A6972" w:rsidRDefault="00AE7C68" w:rsidP="001A6972">
      <w:pPr>
        <w:pStyle w:val="Code"/>
        <w:ind w:left="1440" w:firstLine="720"/>
      </w:pPr>
      <w:r>
        <w:t>targetNamespace="http://www.example.com/definitions</w:t>
      </w:r>
      <w:r w:rsidR="001A6972">
        <w:t>/CarRepair</w:t>
      </w:r>
      <w:r>
        <w:t xml:space="preserve">" </w:t>
      </w:r>
    </w:p>
    <w:p w:rsidR="001A6972" w:rsidRDefault="00AE7C68" w:rsidP="001A6972">
      <w:pPr>
        <w:pStyle w:val="Code"/>
        <w:ind w:left="1440" w:firstLine="720"/>
      </w:pPr>
      <w:r>
        <w:t xml:space="preserve">xmlns:xsi="http://www.w3.org/2001/XMLSchema-instance" </w:t>
      </w:r>
    </w:p>
    <w:p w:rsidR="001A6972" w:rsidRDefault="00AE7C68" w:rsidP="001A6972">
      <w:pPr>
        <w:pStyle w:val="Code"/>
        <w:ind w:left="1440" w:firstLine="720"/>
      </w:pPr>
      <w:r>
        <w:t xml:space="preserve">xmlns:di="http://www.omg.org/spec/DD/20100524/DI" </w:t>
      </w:r>
    </w:p>
    <w:p w:rsidR="001A6972" w:rsidRDefault="00AE7C68" w:rsidP="001A6972">
      <w:pPr>
        <w:pStyle w:val="Code"/>
        <w:ind w:left="1440" w:firstLine="720"/>
      </w:pPr>
      <w:r>
        <w:t xml:space="preserve">xmlns:bpmndi="http://www.omg.org/spec/BPMN/20100524/DI" </w:t>
      </w:r>
    </w:p>
    <w:p w:rsidR="001A6972" w:rsidRDefault="00AE7C68" w:rsidP="001A6972">
      <w:pPr>
        <w:pStyle w:val="Code"/>
        <w:ind w:left="1440" w:firstLine="720"/>
      </w:pPr>
      <w:r>
        <w:t xml:space="preserve">xmlns:dc="http://www.omg.org/spec/DD/20100524/DC" </w:t>
      </w:r>
      <w:r w:rsidR="001A6972">
        <w:t xml:space="preserve"> </w:t>
      </w:r>
    </w:p>
    <w:p w:rsidR="00AE7C68" w:rsidRDefault="00AE7C68" w:rsidP="001A6972">
      <w:pPr>
        <w:pStyle w:val="Code"/>
        <w:ind w:left="1440" w:firstLine="720"/>
      </w:pPr>
      <w:r>
        <w:t>xmlns:semantic="http://www.omg.org/spec/BPMN/20100524/MODEL"&gt;</w:t>
      </w:r>
    </w:p>
    <w:p w:rsidR="00AE7C68" w:rsidRDefault="001A6972" w:rsidP="00AE7C68">
      <w:pPr>
        <w:pStyle w:val="Code"/>
        <w:ind w:left="720"/>
      </w:pPr>
      <w:r>
        <w:t xml:space="preserve">    ...</w:t>
      </w:r>
    </w:p>
    <w:p w:rsidR="00AE7C68" w:rsidRDefault="00AE7C68" w:rsidP="00AE7C68">
      <w:pPr>
        <w:pStyle w:val="Code"/>
        <w:ind w:left="720"/>
      </w:pPr>
      <w:r w:rsidRPr="00AE7C68">
        <w:t xml:space="preserve">    &lt;semantic:process isExecutable="false" id="_6"&gt;</w:t>
      </w:r>
    </w:p>
    <w:p w:rsidR="00AE7C68" w:rsidRDefault="001A6972" w:rsidP="00AE7C68">
      <w:pPr>
        <w:pStyle w:val="Code"/>
        <w:ind w:left="720"/>
      </w:pPr>
      <w:r>
        <w:t xml:space="preserve">        ...</w:t>
      </w:r>
    </w:p>
    <w:p w:rsidR="00AE7C68" w:rsidRDefault="00AE7C68" w:rsidP="00AE7C68">
      <w:pPr>
        <w:pStyle w:val="Code"/>
        <w:ind w:left="720"/>
      </w:pPr>
      <w:r>
        <w:t xml:space="preserve">    &lt;/semantic:process&gt;</w:t>
      </w:r>
    </w:p>
    <w:p w:rsidR="00AE7C68" w:rsidRDefault="00AE7C68" w:rsidP="00AE7C68">
      <w:pPr>
        <w:pStyle w:val="Code"/>
        <w:ind w:left="720"/>
      </w:pPr>
      <w:r>
        <w:t xml:space="preserve">    &lt;bpmndi:BPMNDiagram </w:t>
      </w:r>
    </w:p>
    <w:p w:rsidR="00AE7C68" w:rsidRDefault="001A6972" w:rsidP="00AE7C68">
      <w:pPr>
        <w:pStyle w:val="Code"/>
        <w:ind w:left="720"/>
      </w:pPr>
      <w:r>
        <w:t xml:space="preserve">        ...</w:t>
      </w:r>
    </w:p>
    <w:p w:rsidR="00AE7C68" w:rsidRDefault="00AE7C68" w:rsidP="00AE7C68">
      <w:pPr>
        <w:pStyle w:val="Code"/>
        <w:ind w:left="720"/>
      </w:pPr>
      <w:r>
        <w:t xml:space="preserve">    &lt;/bpmndi:BPMNDiagram&gt;</w:t>
      </w:r>
    </w:p>
    <w:p w:rsidR="00AE7C68" w:rsidRDefault="00AE7C68" w:rsidP="00AE7C68">
      <w:pPr>
        <w:pStyle w:val="Code"/>
        <w:ind w:left="720"/>
      </w:pPr>
      <w:r>
        <w:t xml:space="preserve">    &lt;semantic:relationship type="</w:t>
      </w:r>
      <w:r w:rsidR="00CC6566">
        <w:t>BPSimData</w:t>
      </w:r>
      <w:r>
        <w:t>"&gt;</w:t>
      </w:r>
    </w:p>
    <w:p w:rsidR="00AE7C68" w:rsidRDefault="00AE7C68" w:rsidP="00AE7C68">
      <w:pPr>
        <w:pStyle w:val="Code"/>
        <w:ind w:left="720"/>
      </w:pPr>
      <w:r>
        <w:t xml:space="preserve">        &lt;semantic:extensionElements&gt;</w:t>
      </w:r>
    </w:p>
    <w:p w:rsidR="001A6972" w:rsidRDefault="00AE7C68" w:rsidP="00AE7C68">
      <w:pPr>
        <w:pStyle w:val="Code"/>
        <w:ind w:left="720"/>
        <w:rPr>
          <w:color w:val="FF0000"/>
        </w:rPr>
      </w:pPr>
      <w:r>
        <w:t xml:space="preserve">            </w:t>
      </w:r>
      <w:r w:rsidRPr="00954A1A">
        <w:rPr>
          <w:color w:val="FF0000"/>
        </w:rPr>
        <w:t>&lt;</w:t>
      </w:r>
      <w:r w:rsidR="001A6972">
        <w:rPr>
          <w:color w:val="FF0000"/>
        </w:rPr>
        <w:t>bpsim:</w:t>
      </w:r>
      <w:r w:rsidR="00CC6566">
        <w:rPr>
          <w:color w:val="FF0000"/>
        </w:rPr>
        <w:t>BPSimData</w:t>
      </w:r>
      <w:r w:rsidRPr="00954A1A">
        <w:rPr>
          <w:color w:val="FF0000"/>
        </w:rPr>
        <w:t xml:space="preserve"> </w:t>
      </w:r>
    </w:p>
    <w:p w:rsidR="00AE7C68" w:rsidRPr="00954A1A" w:rsidRDefault="00AE7C68" w:rsidP="001A6972">
      <w:pPr>
        <w:pStyle w:val="Code"/>
        <w:ind w:left="2160" w:firstLine="720"/>
        <w:rPr>
          <w:color w:val="FF0000"/>
        </w:rPr>
      </w:pPr>
      <w:r w:rsidRPr="00954A1A">
        <w:rPr>
          <w:color w:val="FF0000"/>
        </w:rPr>
        <w:t>xmlns:</w:t>
      </w:r>
      <w:r w:rsidR="001A6972">
        <w:rPr>
          <w:color w:val="FF0000"/>
        </w:rPr>
        <w:t>bp</w:t>
      </w:r>
      <w:r w:rsidRPr="00954A1A">
        <w:rPr>
          <w:color w:val="FF0000"/>
        </w:rPr>
        <w:t>sim="</w:t>
      </w:r>
      <w:r w:rsidR="001A6972" w:rsidRPr="001A6972">
        <w:rPr>
          <w:color w:val="FF0000"/>
        </w:rPr>
        <w:t>http://www.bpsim.org/schemas/</w:t>
      </w:r>
      <w:del w:id="1041" w:author="Simon Ringuette" w:date="2016-11-16T11:47:00Z">
        <w:r w:rsidR="001A6972" w:rsidRPr="001A6972" w:rsidDel="00522B46">
          <w:rPr>
            <w:color w:val="FF0000"/>
          </w:rPr>
          <w:delText>1</w:delText>
        </w:r>
      </w:del>
      <w:ins w:id="1042" w:author="Simon Ringuette" w:date="2016-11-16T11:47:00Z">
        <w:r w:rsidR="00522B46">
          <w:rPr>
            <w:color w:val="FF0000"/>
          </w:rPr>
          <w:t>2</w:t>
        </w:r>
      </w:ins>
      <w:r w:rsidR="001A6972" w:rsidRPr="001A6972">
        <w:rPr>
          <w:color w:val="FF0000"/>
        </w:rPr>
        <w:t>.0</w:t>
      </w:r>
      <w:r w:rsidRPr="00954A1A">
        <w:rPr>
          <w:color w:val="FF0000"/>
        </w:rPr>
        <w:t>"&gt;</w:t>
      </w:r>
    </w:p>
    <w:p w:rsidR="00AE7C68" w:rsidRPr="00954A1A" w:rsidRDefault="001A6972" w:rsidP="00AE7C68">
      <w:pPr>
        <w:pStyle w:val="Code"/>
        <w:ind w:left="720"/>
        <w:rPr>
          <w:color w:val="FF0000"/>
        </w:rPr>
      </w:pPr>
      <w:r>
        <w:rPr>
          <w:color w:val="FF0000"/>
        </w:rPr>
        <w:t xml:space="preserve">     </w:t>
      </w:r>
      <w:r>
        <w:rPr>
          <w:color w:val="FF0000"/>
        </w:rPr>
        <w:tab/>
      </w:r>
      <w:r>
        <w:rPr>
          <w:color w:val="FF0000"/>
        </w:rPr>
        <w:tab/>
        <w:t xml:space="preserve">    ...</w:t>
      </w:r>
    </w:p>
    <w:p w:rsidR="00AE7C68" w:rsidRPr="00954A1A" w:rsidRDefault="00AE7C68" w:rsidP="00AE7C68">
      <w:pPr>
        <w:pStyle w:val="Code"/>
        <w:ind w:left="720"/>
        <w:rPr>
          <w:color w:val="FF0000"/>
        </w:rPr>
      </w:pPr>
      <w:r w:rsidRPr="00954A1A">
        <w:rPr>
          <w:color w:val="FF0000"/>
        </w:rPr>
        <w:t xml:space="preserve">            &lt;/</w:t>
      </w:r>
      <w:r w:rsidR="001A6972">
        <w:rPr>
          <w:color w:val="FF0000"/>
        </w:rPr>
        <w:t>bpsim:</w:t>
      </w:r>
      <w:r w:rsidR="00CC6566">
        <w:rPr>
          <w:color w:val="FF0000"/>
        </w:rPr>
        <w:t>BPSimData</w:t>
      </w:r>
      <w:r w:rsidRPr="00954A1A">
        <w:rPr>
          <w:color w:val="FF0000"/>
        </w:rPr>
        <w:t>&gt;</w:t>
      </w:r>
    </w:p>
    <w:p w:rsidR="00AE7C68" w:rsidRDefault="00AE7C68" w:rsidP="00AE7C68">
      <w:pPr>
        <w:pStyle w:val="Code"/>
        <w:ind w:left="720"/>
      </w:pPr>
      <w:r>
        <w:t xml:space="preserve">        &lt;/semantic:extensionElements&gt;</w:t>
      </w:r>
    </w:p>
    <w:p w:rsidR="00AE7C68" w:rsidRDefault="00AE7C68" w:rsidP="00AE7C68">
      <w:pPr>
        <w:pStyle w:val="Code"/>
        <w:ind w:left="720"/>
      </w:pPr>
      <w:r>
        <w:t xml:space="preserve">        …</w:t>
      </w:r>
    </w:p>
    <w:p w:rsidR="00AE7C68" w:rsidRDefault="00AE7C68" w:rsidP="00AE7C68">
      <w:pPr>
        <w:pStyle w:val="Code"/>
        <w:ind w:left="720"/>
      </w:pPr>
      <w:r>
        <w:t xml:space="preserve">    &lt;/semantic:relationship&gt;</w:t>
      </w:r>
    </w:p>
    <w:p w:rsidR="00AE7C68" w:rsidRDefault="00AE7C68" w:rsidP="00AE7C68">
      <w:pPr>
        <w:pStyle w:val="Code"/>
        <w:keepNext/>
        <w:ind w:left="720"/>
      </w:pPr>
      <w:r>
        <w:t>&lt;/semantic:definitions&gt;</w:t>
      </w:r>
    </w:p>
    <w:p w:rsidR="00AE7C68" w:rsidRPr="00954A1A" w:rsidRDefault="00AE7C68" w:rsidP="00954A1A">
      <w:pPr>
        <w:pStyle w:val="Caption"/>
      </w:pPr>
      <w:r w:rsidRPr="00954A1A">
        <w:t xml:space="preserve">XML snippet </w:t>
      </w:r>
      <w:fldSimple w:instr=" SEQ XML_snippet \* ARABIC ">
        <w:r w:rsidR="00014DF3">
          <w:rPr>
            <w:noProof/>
          </w:rPr>
          <w:t>1</w:t>
        </w:r>
      </w:fldSimple>
      <w:r w:rsidRPr="00954A1A">
        <w:t>: Declaring simulation namespace and root element in a BPMN file</w:t>
      </w:r>
    </w:p>
    <w:p w:rsidR="00AE7C68" w:rsidRDefault="00AE7C68" w:rsidP="00463FB1">
      <w:pPr>
        <w:pStyle w:val="Code"/>
        <w:ind w:left="720"/>
      </w:pPr>
    </w:p>
    <w:p w:rsidR="00463FB1" w:rsidRPr="00463FB1" w:rsidRDefault="00463FB1" w:rsidP="00463FB1">
      <w:pPr>
        <w:pStyle w:val="Code"/>
        <w:ind w:left="720"/>
      </w:pPr>
      <w:r w:rsidRPr="00463FB1">
        <w:t>&lt;?xml version="1.0" encoding="UTF-8"?&gt;</w:t>
      </w:r>
    </w:p>
    <w:p w:rsidR="001A6972" w:rsidRDefault="00463FB1" w:rsidP="00463FB1">
      <w:pPr>
        <w:pStyle w:val="Code"/>
        <w:ind w:left="720"/>
      </w:pPr>
      <w:r w:rsidRPr="00463FB1">
        <w:t>&lt;Package Id="</w:t>
      </w:r>
      <w:r w:rsidR="001A6972">
        <w:t>CarRepair</w:t>
      </w:r>
      <w:r>
        <w:t>" Name="Car Repair Process</w:t>
      </w:r>
      <w:r w:rsidRPr="00463FB1">
        <w:t xml:space="preserve">" </w:t>
      </w:r>
    </w:p>
    <w:p w:rsidR="00463FB1" w:rsidRPr="00463FB1" w:rsidRDefault="00463FB1" w:rsidP="001A6972">
      <w:pPr>
        <w:pStyle w:val="Code"/>
        <w:ind w:left="1440" w:firstLine="720"/>
      </w:pPr>
      <w:r w:rsidRPr="00463FB1">
        <w:t>xmlns="http://www.wfmc.org/2009/XPDL2.2"&gt;</w:t>
      </w:r>
    </w:p>
    <w:p w:rsidR="00463FB1" w:rsidRPr="00463FB1" w:rsidRDefault="00463FB1" w:rsidP="00463FB1">
      <w:pPr>
        <w:pStyle w:val="Code"/>
        <w:ind w:left="720"/>
      </w:pPr>
      <w:r w:rsidRPr="00463FB1">
        <w:t xml:space="preserve">    &lt;WorkflowProcesses&gt;</w:t>
      </w:r>
    </w:p>
    <w:p w:rsidR="00463FB1" w:rsidRPr="00463FB1" w:rsidRDefault="00463FB1" w:rsidP="00463FB1">
      <w:pPr>
        <w:pStyle w:val="Code"/>
        <w:ind w:left="720"/>
      </w:pPr>
      <w:r w:rsidRPr="00463FB1">
        <w:t xml:space="preserve">        &lt;WorkflowProcess Id="6"&gt;</w:t>
      </w:r>
    </w:p>
    <w:p w:rsidR="00463FB1" w:rsidRPr="00463FB1" w:rsidRDefault="00463FB1" w:rsidP="00463FB1">
      <w:pPr>
        <w:pStyle w:val="Code"/>
        <w:ind w:left="720"/>
      </w:pPr>
      <w:r w:rsidRPr="00463FB1">
        <w:tab/>
      </w:r>
      <w:r>
        <w:t xml:space="preserve">      </w:t>
      </w:r>
      <w:r w:rsidRPr="00463FB1">
        <w:t>…</w:t>
      </w:r>
    </w:p>
    <w:p w:rsidR="00463FB1" w:rsidRPr="00463FB1" w:rsidRDefault="00463FB1" w:rsidP="00463FB1">
      <w:pPr>
        <w:pStyle w:val="Code"/>
        <w:ind w:left="720"/>
      </w:pPr>
      <w:r w:rsidRPr="00463FB1">
        <w:t xml:space="preserve">        &lt;/WorkflowProcess&gt;</w:t>
      </w:r>
    </w:p>
    <w:p w:rsidR="00463FB1" w:rsidRPr="00463FB1" w:rsidRDefault="00463FB1" w:rsidP="00463FB1">
      <w:pPr>
        <w:pStyle w:val="Code"/>
        <w:ind w:left="720"/>
      </w:pPr>
      <w:r w:rsidRPr="00463FB1">
        <w:t xml:space="preserve">    &lt;/WorkflowProcesses&gt;</w:t>
      </w:r>
    </w:p>
    <w:p w:rsidR="001A6972" w:rsidRDefault="00463FB1" w:rsidP="00463FB1">
      <w:pPr>
        <w:pStyle w:val="Code"/>
        <w:ind w:left="720"/>
        <w:rPr>
          <w:color w:val="FF0000"/>
        </w:rPr>
      </w:pPr>
      <w:r>
        <w:t xml:space="preserve">    </w:t>
      </w:r>
      <w:r w:rsidR="001A6972">
        <w:rPr>
          <w:color w:val="FF0000"/>
        </w:rPr>
        <w:t>&lt;bpsim:</w:t>
      </w:r>
      <w:r w:rsidR="00CC6566">
        <w:rPr>
          <w:color w:val="FF0000"/>
        </w:rPr>
        <w:t>BPSimData</w:t>
      </w:r>
      <w:r w:rsidRPr="00FF70AA">
        <w:rPr>
          <w:color w:val="FF0000"/>
        </w:rPr>
        <w:t xml:space="preserve"> </w:t>
      </w:r>
    </w:p>
    <w:p w:rsidR="00463FB1" w:rsidRPr="00FF70AA" w:rsidRDefault="001A6972" w:rsidP="00463FB1">
      <w:pPr>
        <w:pStyle w:val="Code"/>
        <w:ind w:left="720"/>
        <w:rPr>
          <w:color w:val="FF0000"/>
        </w:rPr>
      </w:pPr>
      <w:r>
        <w:rPr>
          <w:color w:val="FF0000"/>
        </w:rPr>
        <w:lastRenderedPageBreak/>
        <w:t xml:space="preserve"> </w:t>
      </w:r>
      <w:r>
        <w:rPr>
          <w:color w:val="FF0000"/>
        </w:rPr>
        <w:tab/>
      </w:r>
      <w:r>
        <w:rPr>
          <w:color w:val="FF0000"/>
        </w:rPr>
        <w:tab/>
      </w:r>
      <w:r w:rsidR="00463FB1" w:rsidRPr="00FF70AA">
        <w:rPr>
          <w:color w:val="FF0000"/>
        </w:rPr>
        <w:t>xmlns:</w:t>
      </w:r>
      <w:r>
        <w:rPr>
          <w:color w:val="FF0000"/>
        </w:rPr>
        <w:t>bp</w:t>
      </w:r>
      <w:r w:rsidR="00463FB1" w:rsidRPr="00FF70AA">
        <w:rPr>
          <w:color w:val="FF0000"/>
        </w:rPr>
        <w:t>sim="</w:t>
      </w:r>
      <w:r w:rsidR="0049201E" w:rsidRPr="0049201E">
        <w:rPr>
          <w:color w:val="FF0000"/>
        </w:rPr>
        <w:t>http://www.bpsim.org/schemas/</w:t>
      </w:r>
      <w:del w:id="1043" w:author="Simon Ringuette" w:date="2016-11-16T11:47:00Z">
        <w:r w:rsidR="0049201E" w:rsidRPr="0049201E" w:rsidDel="00522B46">
          <w:rPr>
            <w:color w:val="FF0000"/>
          </w:rPr>
          <w:delText>1</w:delText>
        </w:r>
      </w:del>
      <w:ins w:id="1044" w:author="Simon Ringuette" w:date="2016-11-16T11:47:00Z">
        <w:r w:rsidR="00522B46">
          <w:rPr>
            <w:color w:val="FF0000"/>
          </w:rPr>
          <w:t>2</w:t>
        </w:r>
      </w:ins>
      <w:r w:rsidR="0049201E" w:rsidRPr="0049201E">
        <w:rPr>
          <w:color w:val="FF0000"/>
        </w:rPr>
        <w:t>.0</w:t>
      </w:r>
      <w:r w:rsidR="00463FB1" w:rsidRPr="00FF70AA">
        <w:rPr>
          <w:color w:val="FF0000"/>
        </w:rPr>
        <w:t>"&gt;</w:t>
      </w:r>
    </w:p>
    <w:p w:rsidR="00463FB1" w:rsidRPr="00FF70AA" w:rsidRDefault="00463FB1" w:rsidP="00463FB1">
      <w:pPr>
        <w:pStyle w:val="Code"/>
        <w:ind w:left="720"/>
        <w:rPr>
          <w:color w:val="FF0000"/>
        </w:rPr>
      </w:pPr>
      <w:r w:rsidRPr="00FF70AA">
        <w:rPr>
          <w:color w:val="FF0000"/>
        </w:rPr>
        <w:t xml:space="preserve">        </w:t>
      </w:r>
      <w:r w:rsidR="001A6972">
        <w:rPr>
          <w:color w:val="FF0000"/>
        </w:rPr>
        <w:t>...</w:t>
      </w:r>
    </w:p>
    <w:p w:rsidR="00463FB1" w:rsidRPr="00FF70AA" w:rsidRDefault="00463FB1" w:rsidP="00463FB1">
      <w:pPr>
        <w:pStyle w:val="Code"/>
        <w:ind w:left="720"/>
        <w:rPr>
          <w:color w:val="FF0000"/>
        </w:rPr>
      </w:pPr>
      <w:r w:rsidRPr="00FF70AA">
        <w:rPr>
          <w:color w:val="FF0000"/>
        </w:rPr>
        <w:t xml:space="preserve">    &lt;/</w:t>
      </w:r>
      <w:r w:rsidR="001A6972">
        <w:rPr>
          <w:color w:val="FF0000"/>
        </w:rPr>
        <w:t>bpsim:</w:t>
      </w:r>
      <w:r w:rsidR="00CC6566">
        <w:rPr>
          <w:color w:val="FF0000"/>
        </w:rPr>
        <w:t>BPSimData</w:t>
      </w:r>
      <w:r w:rsidRPr="00FF70AA">
        <w:rPr>
          <w:color w:val="FF0000"/>
        </w:rPr>
        <w:t>&gt;</w:t>
      </w:r>
    </w:p>
    <w:p w:rsidR="00AE7C68" w:rsidRDefault="00463FB1" w:rsidP="00AE7C68">
      <w:pPr>
        <w:pStyle w:val="Code"/>
        <w:keepNext/>
        <w:ind w:left="720"/>
      </w:pPr>
      <w:r>
        <w:t>&lt;/Package&gt;</w:t>
      </w:r>
    </w:p>
    <w:p w:rsidR="00463FB1" w:rsidRPr="00463FB1" w:rsidRDefault="00AE7C68" w:rsidP="00954A1A">
      <w:pPr>
        <w:pStyle w:val="Caption"/>
      </w:pPr>
      <w:r>
        <w:t xml:space="preserve">XML snippet </w:t>
      </w:r>
      <w:fldSimple w:instr=" SEQ XML_snippet \* ARABIC ">
        <w:r w:rsidR="00014DF3">
          <w:rPr>
            <w:noProof/>
          </w:rPr>
          <w:t>2</w:t>
        </w:r>
      </w:fldSimple>
      <w:r>
        <w:t>: Declaring simulation namespace and root element in an XPDL file</w:t>
      </w:r>
    </w:p>
    <w:p w:rsidR="00463FB1" w:rsidRDefault="00FF70AA" w:rsidP="00C73CF3">
      <w:pPr>
        <w:pStyle w:val="Heading4"/>
      </w:pPr>
      <w:bookmarkStart w:id="1045" w:name="_Toc463354013"/>
      <w:r>
        <w:t>Setup a scenario</w:t>
      </w:r>
      <w:bookmarkEnd w:id="1045"/>
      <w:r>
        <w:t xml:space="preserve"> </w:t>
      </w:r>
    </w:p>
    <w:p w:rsidR="00FF70AA" w:rsidRDefault="00FF70AA" w:rsidP="00D6760D">
      <w:pPr>
        <w:pStyle w:val="Textbody"/>
      </w:pPr>
      <w:r>
        <w:t xml:space="preserve">Having established the basic model element the next step is to add a scenario to the model. </w:t>
      </w:r>
    </w:p>
    <w:p w:rsidR="00FF70AA" w:rsidRDefault="00FF70AA" w:rsidP="00FF70AA">
      <w:pPr>
        <w:pStyle w:val="Code"/>
        <w:ind w:left="720"/>
      </w:pPr>
      <w:r>
        <w:t>&lt;</w:t>
      </w:r>
      <w:r w:rsidR="001A6972">
        <w:t>bpsim:</w:t>
      </w:r>
      <w:r w:rsidR="00CC6566">
        <w:t>BPSimData</w:t>
      </w:r>
      <w:r>
        <w:t xml:space="preserve"> xmlns:</w:t>
      </w:r>
      <w:r w:rsidR="001A6972">
        <w:t>bp</w:t>
      </w:r>
      <w:r>
        <w:t>sim="</w:t>
      </w:r>
      <w:r w:rsidR="001A6972" w:rsidRPr="001A6972">
        <w:t>http://www.bpsim.org/schemas/</w:t>
      </w:r>
      <w:del w:id="1046" w:author="Simon Ringuette" w:date="2016-11-16T11:47:00Z">
        <w:r w:rsidR="001A6972" w:rsidRPr="001A6972" w:rsidDel="00522B46">
          <w:delText>1</w:delText>
        </w:r>
      </w:del>
      <w:ins w:id="1047" w:author="Simon Ringuette" w:date="2016-11-16T11:47:00Z">
        <w:r w:rsidR="00522B46">
          <w:t>2</w:t>
        </w:r>
      </w:ins>
      <w:r w:rsidR="001A6972" w:rsidRPr="001A6972">
        <w:t>.0</w:t>
      </w:r>
      <w:r w:rsidRPr="001A6972">
        <w:t>"</w:t>
      </w:r>
      <w:r>
        <w:t>&gt;</w:t>
      </w:r>
    </w:p>
    <w:p w:rsidR="00FF70AA" w:rsidRPr="00FF70AA" w:rsidRDefault="00FF70AA" w:rsidP="00CB355C">
      <w:pPr>
        <w:pStyle w:val="Code"/>
        <w:ind w:left="720"/>
        <w:rPr>
          <w:color w:val="FF0000"/>
        </w:rPr>
      </w:pPr>
      <w:r>
        <w:t xml:space="preserve">    </w:t>
      </w:r>
      <w:r w:rsidR="00CB355C">
        <w:t>&lt;</w:t>
      </w:r>
      <w:r w:rsidR="00CB355C" w:rsidRPr="00CB355C">
        <w:rPr>
          <w:color w:val="FF0000"/>
        </w:rPr>
        <w:t>bpsim:Scenario author="Tim Stephenson" created="2013-03-06T21:00:00" id="</w:t>
      </w:r>
      <w:r w:rsidR="0038783E">
        <w:rPr>
          <w:color w:val="FF0000"/>
        </w:rPr>
        <w:t>S1</w:t>
      </w:r>
      <w:r w:rsidR="00CB355C" w:rsidRPr="00CB355C">
        <w:rPr>
          <w:color w:val="FF0000"/>
        </w:rPr>
        <w:t>" modified="2013-03-06T21:00:00" name="Scenario 1: Main flow without sub-processes"</w:t>
      </w:r>
      <w:r w:rsidR="00CB355C">
        <w:rPr>
          <w:color w:val="FF0000"/>
        </w:rPr>
        <w:t>&gt;</w:t>
      </w:r>
      <w:r w:rsidRPr="00FF70AA">
        <w:rPr>
          <w:color w:val="FF0000"/>
        </w:rPr>
        <w:t xml:space="preserve">         </w:t>
      </w:r>
    </w:p>
    <w:p w:rsidR="00FF70AA" w:rsidRPr="00FF70AA" w:rsidRDefault="00FF70AA" w:rsidP="00FF70AA">
      <w:pPr>
        <w:pStyle w:val="Code"/>
        <w:ind w:left="720"/>
        <w:rPr>
          <w:color w:val="FF0000"/>
        </w:rPr>
      </w:pPr>
      <w:r w:rsidRPr="00FF70AA">
        <w:rPr>
          <w:color w:val="FF0000"/>
        </w:rPr>
        <w:t xml:space="preserve">    &lt;/</w:t>
      </w:r>
      <w:r w:rsidR="001A6972">
        <w:rPr>
          <w:color w:val="FF0000"/>
        </w:rPr>
        <w:t>bpsim:</w:t>
      </w:r>
      <w:r w:rsidRPr="00FF70AA">
        <w:rPr>
          <w:color w:val="FF0000"/>
        </w:rPr>
        <w:t>Scenario&gt;</w:t>
      </w:r>
    </w:p>
    <w:p w:rsidR="00FF70AA" w:rsidRDefault="00FF70AA" w:rsidP="00FF70AA">
      <w:pPr>
        <w:pStyle w:val="Code"/>
        <w:keepNext/>
        <w:ind w:left="720"/>
      </w:pPr>
      <w:r>
        <w:t>&lt;/</w:t>
      </w:r>
      <w:r w:rsidR="001A6972">
        <w:t>bpsim:</w:t>
      </w:r>
      <w:r w:rsidR="00CC6566">
        <w:t>BPSimData</w:t>
      </w:r>
      <w:r>
        <w:t>&gt;</w:t>
      </w:r>
    </w:p>
    <w:p w:rsidR="00FF70AA" w:rsidRDefault="00FF70AA" w:rsidP="00954A1A">
      <w:pPr>
        <w:pStyle w:val="Caption"/>
      </w:pPr>
      <w:r>
        <w:t xml:space="preserve">XML snippet </w:t>
      </w:r>
      <w:fldSimple w:instr=" SEQ XML_snippet \* ARABIC ">
        <w:r w:rsidR="00014DF3">
          <w:rPr>
            <w:noProof/>
          </w:rPr>
          <w:t>3</w:t>
        </w:r>
      </w:fldSimple>
      <w:r>
        <w:t>: Declaring a scenario</w:t>
      </w:r>
    </w:p>
    <w:p w:rsidR="005F5DA6" w:rsidRDefault="005F5DA6" w:rsidP="00C73CF3">
      <w:pPr>
        <w:pStyle w:val="Heading4"/>
      </w:pPr>
      <w:bookmarkStart w:id="1048" w:name="_Toc463354014"/>
      <w:r>
        <w:t>Add scenario parameters</w:t>
      </w:r>
      <w:bookmarkEnd w:id="1048"/>
      <w:r>
        <w:t xml:space="preserve"> </w:t>
      </w:r>
    </w:p>
    <w:p w:rsidR="005F5DA6" w:rsidRPr="005F5DA6" w:rsidRDefault="005F5DA6" w:rsidP="005F5DA6">
      <w:r>
        <w:t xml:space="preserve">The first data to add to a scenario will control the simulation experiment’s replications, duration and define the time units. </w:t>
      </w:r>
    </w:p>
    <w:p w:rsidR="005F5DA6" w:rsidRPr="005F5DA6" w:rsidRDefault="005F5DA6" w:rsidP="005F5DA6">
      <w:pPr>
        <w:pStyle w:val="Code"/>
        <w:ind w:left="720"/>
      </w:pPr>
      <w:r w:rsidRPr="005F5DA6">
        <w:t>&lt;bpsim:Scenario id="</w:t>
      </w:r>
      <w:r w:rsidR="0038783E">
        <w:t>S1</w:t>
      </w:r>
      <w:r w:rsidRPr="005F5DA6">
        <w:t xml:space="preserve">" name="Scenario 1: Main flow only"    </w:t>
      </w:r>
    </w:p>
    <w:p w:rsidR="005F5DA6" w:rsidRPr="005F5DA6" w:rsidRDefault="005F5DA6" w:rsidP="005F5DA6">
      <w:pPr>
        <w:pStyle w:val="Code"/>
        <w:ind w:left="720"/>
      </w:pPr>
      <w:r w:rsidRPr="005F5DA6">
        <w:t xml:space="preserve">                  author="Tim Stephenson" created="2012-06-13T09:47:00"&gt;</w:t>
      </w:r>
    </w:p>
    <w:p w:rsidR="005F5DA6" w:rsidRPr="005F5DA6" w:rsidRDefault="005F5DA6" w:rsidP="005F5DA6">
      <w:pPr>
        <w:pStyle w:val="Code"/>
        <w:ind w:left="720" w:firstLine="720"/>
        <w:rPr>
          <w:color w:val="FF0000"/>
        </w:rPr>
      </w:pPr>
      <w:r>
        <w:rPr>
          <w:color w:val="FF0000"/>
        </w:rPr>
        <w:t>&lt;bpsim</w:t>
      </w:r>
      <w:r w:rsidRPr="005F5DA6">
        <w:rPr>
          <w:color w:val="FF0000"/>
        </w:rPr>
        <w:t>:ScenarioParameters replication="3" baseTimeUnit="min"&gt;</w:t>
      </w:r>
    </w:p>
    <w:p w:rsidR="005F5DA6" w:rsidRPr="005F5DA6" w:rsidRDefault="005F5DA6" w:rsidP="005F5DA6">
      <w:pPr>
        <w:pStyle w:val="Code"/>
        <w:rPr>
          <w:color w:val="FF0000"/>
        </w:rPr>
      </w:pPr>
      <w:r w:rsidRPr="005F5DA6">
        <w:rPr>
          <w:color w:val="FF0000"/>
        </w:rPr>
        <w:t xml:space="preserve"> </w:t>
      </w:r>
      <w:r w:rsidRPr="005F5DA6">
        <w:rPr>
          <w:color w:val="FF0000"/>
        </w:rPr>
        <w:tab/>
      </w:r>
      <w:r w:rsidRPr="005F5DA6">
        <w:rPr>
          <w:color w:val="FF0000"/>
        </w:rPr>
        <w:tab/>
      </w:r>
      <w:r w:rsidRPr="005F5DA6">
        <w:rPr>
          <w:color w:val="FF0000"/>
        </w:rPr>
        <w:tab/>
        <w:t>...</w:t>
      </w:r>
    </w:p>
    <w:p w:rsidR="005F5DA6" w:rsidRPr="005F5DA6" w:rsidRDefault="005F5DA6" w:rsidP="005F5DA6">
      <w:pPr>
        <w:pStyle w:val="Code"/>
        <w:rPr>
          <w:color w:val="FF0000"/>
        </w:rPr>
      </w:pPr>
      <w:r w:rsidRPr="005F5DA6">
        <w:rPr>
          <w:color w:val="FF0000"/>
        </w:rPr>
        <w:t xml:space="preserve">            </w:t>
      </w:r>
      <w:r w:rsidRPr="005F5DA6">
        <w:rPr>
          <w:color w:val="FF0000"/>
        </w:rPr>
        <w:tab/>
      </w:r>
      <w:r>
        <w:rPr>
          <w:color w:val="FF0000"/>
        </w:rPr>
        <w:t>&lt;bpsim</w:t>
      </w:r>
      <w:r w:rsidRPr="005F5DA6">
        <w:rPr>
          <w:color w:val="FF0000"/>
        </w:rPr>
        <w:t>:Duration&gt;</w:t>
      </w:r>
    </w:p>
    <w:p w:rsidR="005F5DA6" w:rsidRPr="005F5DA6" w:rsidRDefault="005F5DA6" w:rsidP="005F5DA6">
      <w:pPr>
        <w:pStyle w:val="Code"/>
        <w:rPr>
          <w:color w:val="FF0000"/>
        </w:rPr>
      </w:pPr>
      <w:r w:rsidRPr="005F5DA6">
        <w:rPr>
          <w:color w:val="FF0000"/>
        </w:rPr>
        <w:t xml:space="preserve">              </w:t>
      </w:r>
      <w:r w:rsidRPr="005F5DA6">
        <w:rPr>
          <w:color w:val="FF0000"/>
        </w:rPr>
        <w:tab/>
      </w:r>
      <w:r w:rsidRPr="005F5DA6">
        <w:rPr>
          <w:color w:val="FF0000"/>
        </w:rPr>
        <w:tab/>
      </w:r>
      <w:r>
        <w:rPr>
          <w:color w:val="FF0000"/>
        </w:rPr>
        <w:t>&lt;bpsim</w:t>
      </w:r>
      <w:r w:rsidRPr="005F5DA6">
        <w:rPr>
          <w:color w:val="FF0000"/>
        </w:rPr>
        <w:t>:DurationParameter value="PT</w:t>
      </w:r>
      <w:r w:rsidR="00413E2E">
        <w:rPr>
          <w:color w:val="FF0000"/>
        </w:rPr>
        <w:t>6</w:t>
      </w:r>
      <w:r w:rsidRPr="005F5DA6">
        <w:rPr>
          <w:color w:val="FF0000"/>
        </w:rPr>
        <w:t>0H"/&gt;</w:t>
      </w:r>
    </w:p>
    <w:p w:rsidR="005F5DA6" w:rsidRPr="005F5DA6" w:rsidRDefault="005F5DA6" w:rsidP="005F5DA6">
      <w:pPr>
        <w:pStyle w:val="Code"/>
        <w:rPr>
          <w:color w:val="FF0000"/>
        </w:rPr>
      </w:pPr>
      <w:r w:rsidRPr="005F5DA6">
        <w:rPr>
          <w:color w:val="FF0000"/>
        </w:rPr>
        <w:t xml:space="preserve">            </w:t>
      </w:r>
      <w:r w:rsidRPr="005F5DA6">
        <w:rPr>
          <w:color w:val="FF0000"/>
        </w:rPr>
        <w:tab/>
      </w:r>
      <w:r>
        <w:rPr>
          <w:color w:val="FF0000"/>
        </w:rPr>
        <w:t>&lt;/bpsim</w:t>
      </w:r>
      <w:r w:rsidRPr="005F5DA6">
        <w:rPr>
          <w:color w:val="FF0000"/>
        </w:rPr>
        <w:t>:Duration&gt;</w:t>
      </w:r>
    </w:p>
    <w:p w:rsidR="005F5DA6" w:rsidRPr="005F5DA6" w:rsidRDefault="005F5DA6" w:rsidP="005F5DA6">
      <w:pPr>
        <w:pStyle w:val="Code"/>
      </w:pPr>
      <w:r w:rsidRPr="005F5DA6">
        <w:rPr>
          <w:color w:val="FF0000"/>
        </w:rPr>
        <w:t xml:space="preserve">          </w:t>
      </w:r>
      <w:r w:rsidRPr="005F5DA6">
        <w:rPr>
          <w:color w:val="FF0000"/>
        </w:rPr>
        <w:tab/>
      </w:r>
      <w:r>
        <w:rPr>
          <w:color w:val="FF0000"/>
        </w:rPr>
        <w:t>&lt;/bpsim</w:t>
      </w:r>
      <w:r w:rsidRPr="005F5DA6">
        <w:rPr>
          <w:color w:val="FF0000"/>
        </w:rPr>
        <w:t xml:space="preserve">:ScenarioParameters&gt; </w:t>
      </w:r>
      <w:r w:rsidRPr="005F5DA6">
        <w:t xml:space="preserve">       </w:t>
      </w:r>
    </w:p>
    <w:p w:rsidR="005F5DA6" w:rsidRPr="005F5DA6" w:rsidRDefault="005F5DA6" w:rsidP="005F5DA6">
      <w:pPr>
        <w:pStyle w:val="Code"/>
        <w:ind w:left="720"/>
      </w:pPr>
      <w:r w:rsidRPr="005F5DA6">
        <w:t>&lt;/bpsim:Scenario&gt;</w:t>
      </w:r>
    </w:p>
    <w:p w:rsidR="005F5DA6" w:rsidRPr="005F5DA6" w:rsidRDefault="005F5DA6" w:rsidP="005F5DA6">
      <w:pPr>
        <w:pStyle w:val="Code"/>
      </w:pPr>
    </w:p>
    <w:p w:rsidR="00FF70AA" w:rsidRDefault="00FF70AA" w:rsidP="00C73CF3">
      <w:pPr>
        <w:pStyle w:val="Heading4"/>
      </w:pPr>
      <w:bookmarkStart w:id="1049" w:name="_Toc463354015"/>
      <w:r w:rsidRPr="00FF70AA">
        <w:t>Add input parameters to the scenario</w:t>
      </w:r>
      <w:bookmarkEnd w:id="1049"/>
      <w:r w:rsidRPr="00FF70AA">
        <w:t xml:space="preserve"> </w:t>
      </w:r>
    </w:p>
    <w:p w:rsidR="00040AD5" w:rsidRDefault="00954A1A" w:rsidP="00954A1A">
      <w:r>
        <w:t>All parameters are added to the scenario using ElementParameters. There are a number of different types of ElementParameters to serve different purposes.</w:t>
      </w:r>
    </w:p>
    <w:tbl>
      <w:tblPr>
        <w:tblStyle w:val="TableGrid"/>
        <w:tblW w:w="0" w:type="auto"/>
        <w:tblLook w:val="04A0" w:firstRow="1" w:lastRow="0" w:firstColumn="1" w:lastColumn="0" w:noHBand="0" w:noVBand="1"/>
      </w:tblPr>
      <w:tblGrid>
        <w:gridCol w:w="1951"/>
        <w:gridCol w:w="8237"/>
      </w:tblGrid>
      <w:tr w:rsidR="007F37EA" w:rsidRPr="007F37EA" w:rsidTr="003046A4">
        <w:tc>
          <w:tcPr>
            <w:tcW w:w="1951" w:type="dxa"/>
          </w:tcPr>
          <w:p w:rsidR="007F37EA" w:rsidRPr="007F37EA" w:rsidRDefault="007F37EA" w:rsidP="00954A1A">
            <w:pPr>
              <w:rPr>
                <w:b/>
              </w:rPr>
            </w:pPr>
            <w:r w:rsidRPr="007F37EA">
              <w:rPr>
                <w:b/>
              </w:rPr>
              <w:t>Parameter type</w:t>
            </w:r>
          </w:p>
        </w:tc>
        <w:tc>
          <w:tcPr>
            <w:tcW w:w="8237" w:type="dxa"/>
          </w:tcPr>
          <w:p w:rsidR="007F37EA" w:rsidRPr="007F37EA" w:rsidRDefault="007F37EA" w:rsidP="00954A1A">
            <w:pPr>
              <w:rPr>
                <w:b/>
              </w:rPr>
            </w:pPr>
            <w:r w:rsidRPr="007F37EA">
              <w:rPr>
                <w:b/>
              </w:rPr>
              <w:t>Purpose</w:t>
            </w:r>
          </w:p>
        </w:tc>
      </w:tr>
      <w:tr w:rsidR="001238CD" w:rsidTr="001238CD">
        <w:tc>
          <w:tcPr>
            <w:tcW w:w="1951" w:type="dxa"/>
          </w:tcPr>
          <w:p w:rsidR="001238CD" w:rsidRDefault="001238CD" w:rsidP="00333337">
            <w:r>
              <w:t xml:space="preserve">Time </w:t>
            </w:r>
          </w:p>
        </w:tc>
        <w:tc>
          <w:tcPr>
            <w:tcW w:w="8237" w:type="dxa"/>
          </w:tcPr>
          <w:p w:rsidR="001238CD" w:rsidRDefault="001238CD" w:rsidP="00333337">
            <w:r>
              <w:rPr>
                <w:sz w:val="23"/>
                <w:szCs w:val="23"/>
              </w:rPr>
              <w:t>Capture time intervals and are defined from an external observer point of view.</w:t>
            </w:r>
          </w:p>
        </w:tc>
      </w:tr>
      <w:tr w:rsidR="001238CD" w:rsidTr="001238CD">
        <w:tc>
          <w:tcPr>
            <w:tcW w:w="1951" w:type="dxa"/>
          </w:tcPr>
          <w:p w:rsidR="001238CD" w:rsidRDefault="001238CD" w:rsidP="00333337">
            <w:r>
              <w:t>Control</w:t>
            </w:r>
          </w:p>
        </w:tc>
        <w:tc>
          <w:tcPr>
            <w:tcW w:w="8237" w:type="dxa"/>
          </w:tcPr>
          <w:p w:rsidR="001238CD" w:rsidRDefault="001238CD" w:rsidP="00333337">
            <w:pPr>
              <w:rPr>
                <w:sz w:val="23"/>
                <w:szCs w:val="23"/>
              </w:rPr>
            </w:pPr>
            <w:r>
              <w:t>S</w:t>
            </w:r>
            <w:r>
              <w:rPr>
                <w:sz w:val="23"/>
                <w:szCs w:val="23"/>
              </w:rPr>
              <w:t xml:space="preserve">pecify the control flow of a business process element. </w:t>
            </w:r>
          </w:p>
        </w:tc>
      </w:tr>
      <w:tr w:rsidR="001238CD" w:rsidTr="001238CD">
        <w:tc>
          <w:tcPr>
            <w:tcW w:w="1951" w:type="dxa"/>
          </w:tcPr>
          <w:p w:rsidR="001238CD" w:rsidRDefault="001238CD" w:rsidP="00333337">
            <w:r>
              <w:t xml:space="preserve">Resource </w:t>
            </w:r>
          </w:p>
        </w:tc>
        <w:tc>
          <w:tcPr>
            <w:tcW w:w="8237" w:type="dxa"/>
          </w:tcPr>
          <w:p w:rsidR="001238CD" w:rsidRDefault="001238CD" w:rsidP="00333337">
            <w:r>
              <w:rPr>
                <w:sz w:val="23"/>
                <w:szCs w:val="23"/>
              </w:rPr>
              <w:t>Specify the resources employed by a business process element.</w:t>
            </w:r>
          </w:p>
        </w:tc>
      </w:tr>
      <w:tr w:rsidR="001238CD" w:rsidTr="001238CD">
        <w:tc>
          <w:tcPr>
            <w:tcW w:w="1951" w:type="dxa"/>
          </w:tcPr>
          <w:p w:rsidR="001238CD" w:rsidRDefault="001238CD" w:rsidP="00333337">
            <w:r>
              <w:t xml:space="preserve">Cost </w:t>
            </w:r>
          </w:p>
        </w:tc>
        <w:tc>
          <w:tcPr>
            <w:tcW w:w="8237" w:type="dxa"/>
          </w:tcPr>
          <w:p w:rsidR="001238CD" w:rsidRDefault="001238CD" w:rsidP="00333337">
            <w:r>
              <w:t xml:space="preserve">Specify all costs of an activity fixed or variable, human or non-human. </w:t>
            </w:r>
          </w:p>
        </w:tc>
      </w:tr>
      <w:tr w:rsidR="001238CD" w:rsidTr="001238CD">
        <w:tc>
          <w:tcPr>
            <w:tcW w:w="1951" w:type="dxa"/>
          </w:tcPr>
          <w:p w:rsidR="001238CD" w:rsidRDefault="001238CD" w:rsidP="00333337">
            <w:r>
              <w:t>Property</w:t>
            </w:r>
          </w:p>
        </w:tc>
        <w:tc>
          <w:tcPr>
            <w:tcW w:w="8237" w:type="dxa"/>
          </w:tcPr>
          <w:p w:rsidR="001238CD" w:rsidRDefault="001238CD" w:rsidP="00333337">
            <w:r>
              <w:t xml:space="preserve">Specify simulation values for data instances used by the business process and by implication offer an alternate way to specify most of the other parameter types. </w:t>
            </w:r>
          </w:p>
        </w:tc>
      </w:tr>
      <w:tr w:rsidR="001238CD" w:rsidTr="001238CD">
        <w:tc>
          <w:tcPr>
            <w:tcW w:w="1951" w:type="dxa"/>
          </w:tcPr>
          <w:p w:rsidR="001238CD" w:rsidRDefault="001238CD" w:rsidP="00333337">
            <w:r>
              <w:lastRenderedPageBreak/>
              <w:t xml:space="preserve">Priority </w:t>
            </w:r>
          </w:p>
        </w:tc>
        <w:tc>
          <w:tcPr>
            <w:tcW w:w="8237" w:type="dxa"/>
          </w:tcPr>
          <w:p w:rsidR="001238CD" w:rsidRDefault="001238CD" w:rsidP="00333337">
            <w:r>
              <w:t xml:space="preserve">Control the priority of the associated business process element. </w:t>
            </w:r>
          </w:p>
        </w:tc>
      </w:tr>
    </w:tbl>
    <w:p w:rsidR="00954A1A" w:rsidRDefault="00954A1A" w:rsidP="00954A1A"/>
    <w:p w:rsidR="00040AD5" w:rsidRPr="00954A1A" w:rsidRDefault="00040AD5" w:rsidP="00954A1A">
      <w:r>
        <w:t xml:space="preserve">The following model extract shows the control and </w:t>
      </w:r>
      <w:r w:rsidR="00943004">
        <w:t>property</w:t>
      </w:r>
      <w:r>
        <w:t xml:space="preserve"> parameter that together make up the process trigger for this scenario as described within </w:t>
      </w:r>
      <w:hyperlink w:anchor="_Process_Trigger(s)" w:history="1">
        <w:r w:rsidRPr="00040AD5">
          <w:rPr>
            <w:rStyle w:val="Hyperlink"/>
          </w:rPr>
          <w:t>Process Trigger(s)</w:t>
        </w:r>
      </w:hyperlink>
      <w:r>
        <w:t>.</w:t>
      </w:r>
      <w:r w:rsidR="00943004">
        <w:t xml:space="preserve"> Note that the specification requires max </w:t>
      </w:r>
      <w:r w:rsidR="00535371">
        <w:t xml:space="preserve">to be set for a TruncatedNormalDistribution though we don’t have a real maximum to set in this example, so we just set it high so it does not affect the values generated. </w:t>
      </w:r>
    </w:p>
    <w:p w:rsidR="00954A1A" w:rsidRDefault="00954A1A" w:rsidP="00954A1A">
      <w:pPr>
        <w:pStyle w:val="Code"/>
        <w:ind w:left="720"/>
      </w:pPr>
      <w:r>
        <w:t>&lt;</w:t>
      </w:r>
      <w:r w:rsidR="001A6972">
        <w:t>bpsim:</w:t>
      </w:r>
      <w:r>
        <w:t>Scenario id="</w:t>
      </w:r>
      <w:r w:rsidR="0038783E">
        <w:t>S1</w:t>
      </w:r>
      <w:r>
        <w:t xml:space="preserve">" name="Scenario 1: Main flow only" </w:t>
      </w:r>
    </w:p>
    <w:p w:rsidR="00954A1A" w:rsidRDefault="00954A1A" w:rsidP="00954A1A">
      <w:pPr>
        <w:pStyle w:val="Code"/>
        <w:ind w:left="720"/>
      </w:pPr>
      <w:r>
        <w:t xml:space="preserve">              author="Tim Stephenson" created="2012-06-13T09:47:00"&gt;</w:t>
      </w:r>
    </w:p>
    <w:p w:rsidR="00954A1A" w:rsidRPr="00954A1A" w:rsidRDefault="00954A1A" w:rsidP="00954A1A">
      <w:pPr>
        <w:pStyle w:val="Code"/>
        <w:rPr>
          <w:color w:val="FF0000"/>
        </w:rPr>
      </w:pPr>
      <w:r>
        <w:tab/>
      </w:r>
      <w:r w:rsidRPr="00954A1A">
        <w:rPr>
          <w:color w:val="FF0000"/>
        </w:rPr>
        <w:tab/>
        <w:t>&lt;</w:t>
      </w:r>
      <w:r w:rsidR="001A6972">
        <w:rPr>
          <w:color w:val="FF0000"/>
        </w:rPr>
        <w:t>bpsim:</w:t>
      </w:r>
      <w:r w:rsidRPr="00954A1A">
        <w:rPr>
          <w:color w:val="FF0000"/>
        </w:rPr>
        <w:t xml:space="preserve">ElementParameters </w:t>
      </w:r>
      <w:r w:rsidR="007B66BF">
        <w:rPr>
          <w:color w:val="FF0000"/>
        </w:rPr>
        <w:t>elementRef</w:t>
      </w:r>
      <w:r w:rsidRPr="00954A1A">
        <w:rPr>
          <w:color w:val="FF0000"/>
        </w:rPr>
        <w:t>="</w:t>
      </w:r>
      <w:r w:rsidR="00CB355C" w:rsidRPr="00CB355C">
        <w:rPr>
          <w:color w:val="FF0000"/>
        </w:rPr>
        <w:t>_51BDA265-2FF5-40CB-B68D-1FBF9DAAA74C</w:t>
      </w:r>
      <w:r w:rsidRPr="00954A1A">
        <w:rPr>
          <w:color w:val="FF0000"/>
        </w:rPr>
        <w:t>"&gt;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t>&lt;</w:t>
      </w:r>
      <w:r w:rsidR="001A6972">
        <w:rPr>
          <w:color w:val="FF0000"/>
        </w:rPr>
        <w:t>bpsim:</w:t>
      </w:r>
      <w:r w:rsidRPr="00954A1A">
        <w:rPr>
          <w:color w:val="FF0000"/>
        </w:rPr>
        <w:t>ControlParameters&gt;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r>
      <w:r w:rsidRPr="00954A1A">
        <w:rPr>
          <w:color w:val="FF0000"/>
        </w:rPr>
        <w:tab/>
        <w:t>&lt;</w:t>
      </w:r>
      <w:r w:rsidR="001A6972">
        <w:rPr>
          <w:color w:val="FF0000"/>
        </w:rPr>
        <w:t>bpsim:</w:t>
      </w:r>
      <w:r w:rsidRPr="00954A1A">
        <w:rPr>
          <w:color w:val="FF0000"/>
        </w:rPr>
        <w:t>InterTriggerTimer&gt;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r>
      <w:r w:rsidRPr="00954A1A">
        <w:rPr>
          <w:color w:val="FF0000"/>
        </w:rPr>
        <w:tab/>
      </w:r>
      <w:r w:rsidRPr="00954A1A">
        <w:rPr>
          <w:color w:val="FF0000"/>
        </w:rPr>
        <w:tab/>
        <w:t>&lt;</w:t>
      </w:r>
      <w:r w:rsidR="001A6972">
        <w:rPr>
          <w:color w:val="FF0000"/>
        </w:rPr>
        <w:t>bpsim:</w:t>
      </w:r>
      <w:r w:rsidRPr="00954A1A">
        <w:rPr>
          <w:color w:val="FF0000"/>
        </w:rPr>
        <w:t>DurationParameter value="PT24M"/&gt;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r>
      <w:r w:rsidRPr="00954A1A">
        <w:rPr>
          <w:color w:val="FF0000"/>
        </w:rPr>
        <w:tab/>
        <w:t>&lt;/</w:t>
      </w:r>
      <w:r w:rsidR="001A6972">
        <w:rPr>
          <w:color w:val="FF0000"/>
        </w:rPr>
        <w:t>bpsim:</w:t>
      </w:r>
      <w:r w:rsidRPr="00954A1A">
        <w:rPr>
          <w:color w:val="FF0000"/>
        </w:rPr>
        <w:t>InterTriggerTimer&gt;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t>&lt;/</w:t>
      </w:r>
      <w:r w:rsidR="001A6972">
        <w:rPr>
          <w:color w:val="FF0000"/>
        </w:rPr>
        <w:t>bpsim:</w:t>
      </w:r>
      <w:r w:rsidRPr="00954A1A">
        <w:rPr>
          <w:color w:val="FF0000"/>
        </w:rPr>
        <w:t>ControlParameters&gt;</w:t>
      </w:r>
    </w:p>
    <w:p w:rsidR="00864FC3" w:rsidRPr="00864FC3" w:rsidRDefault="00954A1A" w:rsidP="00864FC3">
      <w:pPr>
        <w:pStyle w:val="Code"/>
        <w:rPr>
          <w:color w:val="FF0000"/>
        </w:rPr>
      </w:pPr>
      <w:r w:rsidRPr="00954A1A">
        <w:rPr>
          <w:color w:val="FF0000"/>
        </w:rPr>
        <w:tab/>
      </w:r>
      <w:r w:rsidRPr="00954A1A">
        <w:rPr>
          <w:color w:val="FF0000"/>
        </w:rPr>
        <w:tab/>
      </w:r>
      <w:r w:rsidRPr="00954A1A">
        <w:rPr>
          <w:color w:val="FF0000"/>
        </w:rPr>
        <w:tab/>
      </w:r>
      <w:r w:rsidR="00864FC3" w:rsidRPr="00864FC3">
        <w:rPr>
          <w:color w:val="FF0000"/>
        </w:rPr>
        <w:t>&lt;bpsim:PropertyParameters&gt;</w:t>
      </w:r>
    </w:p>
    <w:p w:rsidR="00864FC3" w:rsidRPr="00864FC3" w:rsidRDefault="00864FC3" w:rsidP="00864FC3">
      <w:pPr>
        <w:pStyle w:val="Code"/>
        <w:rPr>
          <w:color w:val="FF0000"/>
        </w:rPr>
      </w:pPr>
      <w:r>
        <w:rPr>
          <w:color w:val="FF0000"/>
        </w:rPr>
        <w:t xml:space="preserve">                  </w:t>
      </w:r>
      <w:r>
        <w:rPr>
          <w:color w:val="FF0000"/>
        </w:rPr>
        <w:tab/>
      </w:r>
      <w:r w:rsidRPr="00864FC3">
        <w:rPr>
          <w:color w:val="FF0000"/>
        </w:rPr>
        <w:t>&lt;bpsim:Property name="noOfIssues"</w:t>
      </w:r>
      <w:ins w:id="1050" w:author="Geoff Hook" w:date="2016-09-26T14:04:00Z">
        <w:r w:rsidR="00341395">
          <w:rPr>
            <w:color w:val="FF0000"/>
          </w:rPr>
          <w:t xml:space="preserve"> type</w:t>
        </w:r>
      </w:ins>
      <w:ins w:id="1051" w:author="Geoff Hook" w:date="2016-09-26T14:05:00Z">
        <w:r w:rsidR="00341395" w:rsidRPr="00954A1A">
          <w:rPr>
            <w:color w:val="FF0000"/>
          </w:rPr>
          <w:t>="</w:t>
        </w:r>
        <w:r w:rsidR="00341395">
          <w:rPr>
            <w:color w:val="FF0000"/>
          </w:rPr>
          <w:t>long</w:t>
        </w:r>
        <w:r w:rsidR="00341395" w:rsidRPr="00954A1A">
          <w:rPr>
            <w:color w:val="FF0000"/>
          </w:rPr>
          <w:t>"</w:t>
        </w:r>
      </w:ins>
      <w:r w:rsidRPr="00864FC3">
        <w:rPr>
          <w:color w:val="FF0000"/>
        </w:rPr>
        <w:t>&gt;</w:t>
      </w:r>
    </w:p>
    <w:p w:rsidR="00864FC3" w:rsidRDefault="00864FC3" w:rsidP="00864FC3">
      <w:pPr>
        <w:pStyle w:val="Code"/>
        <w:rPr>
          <w:color w:val="FF0000"/>
        </w:rPr>
      </w:pPr>
      <w:r w:rsidRPr="00864FC3">
        <w:rPr>
          <w:color w:val="FF0000"/>
        </w:rPr>
        <w:t xml:space="preserve">                        </w:t>
      </w:r>
      <w:r>
        <w:rPr>
          <w:color w:val="FF0000"/>
        </w:rPr>
        <w:tab/>
      </w:r>
      <w:r w:rsidRPr="00864FC3">
        <w:rPr>
          <w:color w:val="FF0000"/>
        </w:rPr>
        <w:t xml:space="preserve">&lt;bpsim:TruncatedNormalDistribution </w:t>
      </w:r>
    </w:p>
    <w:p w:rsidR="00864FC3" w:rsidRDefault="00864FC3" w:rsidP="00864FC3">
      <w:pPr>
        <w:pStyle w:val="Code"/>
        <w:ind w:left="3600" w:firstLine="720"/>
        <w:rPr>
          <w:color w:val="FF0000"/>
        </w:rPr>
      </w:pPr>
      <w:r w:rsidRPr="00864FC3">
        <w:rPr>
          <w:color w:val="FF0000"/>
        </w:rPr>
        <w:t xml:space="preserve">max="1000" </w:t>
      </w:r>
    </w:p>
    <w:p w:rsidR="00864FC3" w:rsidRDefault="00864FC3" w:rsidP="00864FC3">
      <w:pPr>
        <w:pStyle w:val="Code"/>
        <w:ind w:left="3600" w:firstLine="720"/>
        <w:rPr>
          <w:color w:val="FF0000"/>
        </w:rPr>
      </w:pPr>
      <w:r w:rsidRPr="00864FC3">
        <w:rPr>
          <w:color w:val="FF0000"/>
        </w:rPr>
        <w:t xml:space="preserve">mean="2" </w:t>
      </w:r>
    </w:p>
    <w:p w:rsidR="00864FC3" w:rsidRDefault="00864FC3" w:rsidP="00864FC3">
      <w:pPr>
        <w:pStyle w:val="Code"/>
        <w:ind w:left="3600" w:firstLine="720"/>
        <w:rPr>
          <w:color w:val="FF0000"/>
        </w:rPr>
      </w:pPr>
      <w:r w:rsidRPr="00864FC3">
        <w:rPr>
          <w:color w:val="FF0000"/>
        </w:rPr>
        <w:t xml:space="preserve">min="1" </w:t>
      </w:r>
    </w:p>
    <w:p w:rsidR="00864FC3" w:rsidRPr="00864FC3" w:rsidRDefault="00864FC3" w:rsidP="00864FC3">
      <w:pPr>
        <w:pStyle w:val="Code"/>
        <w:ind w:left="3600" w:firstLine="720"/>
        <w:rPr>
          <w:color w:val="FF0000"/>
        </w:rPr>
      </w:pPr>
      <w:r w:rsidRPr="00864FC3">
        <w:rPr>
          <w:color w:val="FF0000"/>
        </w:rPr>
        <w:t>standardDeviation="1"/&gt;</w:t>
      </w:r>
    </w:p>
    <w:p w:rsidR="00864FC3" w:rsidRPr="00864FC3" w:rsidRDefault="00864FC3" w:rsidP="00864FC3">
      <w:pPr>
        <w:pStyle w:val="Code"/>
        <w:rPr>
          <w:color w:val="FF0000"/>
        </w:rPr>
      </w:pPr>
      <w:r>
        <w:rPr>
          <w:color w:val="FF0000"/>
        </w:rPr>
        <w:t xml:space="preserve">                        </w:t>
      </w:r>
      <w:r w:rsidRPr="00864FC3">
        <w:rPr>
          <w:color w:val="FF0000"/>
        </w:rPr>
        <w:t>&lt;/bpsim:Property&gt;</w:t>
      </w:r>
    </w:p>
    <w:p w:rsidR="00C341BC" w:rsidRDefault="00864FC3" w:rsidP="00864FC3">
      <w:pPr>
        <w:pStyle w:val="Code"/>
        <w:rPr>
          <w:color w:val="FF0000"/>
        </w:rPr>
      </w:pPr>
      <w:r>
        <w:rPr>
          <w:color w:val="FF0000"/>
        </w:rPr>
        <w:t xml:space="preserve">               </w:t>
      </w:r>
      <w:r>
        <w:rPr>
          <w:color w:val="FF0000"/>
        </w:rPr>
        <w:tab/>
      </w:r>
      <w:r w:rsidRPr="00864FC3">
        <w:rPr>
          <w:color w:val="FF0000"/>
        </w:rPr>
        <w:t>&lt;/bpsim:PropertyParameters&gt;</w:t>
      </w:r>
    </w:p>
    <w:p w:rsidR="00954A1A" w:rsidRPr="00954A1A" w:rsidRDefault="00954A1A" w:rsidP="00C341BC">
      <w:pPr>
        <w:pStyle w:val="Code"/>
        <w:rPr>
          <w:color w:val="FF0000"/>
        </w:rPr>
      </w:pPr>
      <w:r w:rsidRPr="00954A1A">
        <w:rPr>
          <w:color w:val="FF0000"/>
        </w:rPr>
        <w:tab/>
      </w:r>
      <w:r w:rsidRPr="00954A1A">
        <w:rPr>
          <w:color w:val="FF0000"/>
        </w:rPr>
        <w:tab/>
        <w:t>&lt;/</w:t>
      </w:r>
      <w:r w:rsidR="001A6972">
        <w:rPr>
          <w:color w:val="FF0000"/>
        </w:rPr>
        <w:t>bpsim:</w:t>
      </w:r>
      <w:r w:rsidRPr="00954A1A">
        <w:rPr>
          <w:color w:val="FF0000"/>
        </w:rPr>
        <w:t>ElementParameters&gt;</w:t>
      </w:r>
    </w:p>
    <w:p w:rsidR="00954A1A" w:rsidRDefault="001A6972" w:rsidP="00D26C2E">
      <w:pPr>
        <w:pStyle w:val="Code"/>
        <w:tabs>
          <w:tab w:val="left" w:pos="1134"/>
        </w:tabs>
      </w:pPr>
      <w:r>
        <w:t xml:space="preserve">            ...</w:t>
      </w:r>
    </w:p>
    <w:p w:rsidR="00954A1A" w:rsidRDefault="00954A1A" w:rsidP="00954A1A">
      <w:pPr>
        <w:pStyle w:val="Code"/>
        <w:keepNext/>
        <w:ind w:left="720"/>
      </w:pPr>
      <w:r>
        <w:t>&lt;/</w:t>
      </w:r>
      <w:r w:rsidR="001A6972">
        <w:t>bpsim:</w:t>
      </w:r>
      <w:r>
        <w:t>Scenario&gt;</w:t>
      </w:r>
    </w:p>
    <w:p w:rsidR="00040AD5" w:rsidRPr="00040AD5" w:rsidRDefault="00954A1A" w:rsidP="00040AD5">
      <w:pPr>
        <w:pStyle w:val="Caption"/>
      </w:pPr>
      <w:r>
        <w:t xml:space="preserve">XML snippet </w:t>
      </w:r>
      <w:fldSimple w:instr=" SEQ XML_snippet \* ARABIC ">
        <w:r w:rsidR="00014DF3">
          <w:rPr>
            <w:noProof/>
          </w:rPr>
          <w:t>4</w:t>
        </w:r>
      </w:fldSimple>
      <w:r>
        <w:t xml:space="preserve">: </w:t>
      </w:r>
      <w:r w:rsidR="00040AD5">
        <w:t>Process trigger for Example 1, Scenario 1</w:t>
      </w:r>
    </w:p>
    <w:p w:rsidR="00D6485C" w:rsidRPr="00D6485C" w:rsidRDefault="00F144BE" w:rsidP="00D6485C">
      <w:pPr>
        <w:pStyle w:val="Heading4"/>
      </w:pPr>
      <w:bookmarkStart w:id="1052" w:name="_Toc463354016"/>
      <w:r>
        <w:t>Add property expressions to decrement the number of repair issues</w:t>
      </w:r>
      <w:bookmarkEnd w:id="1052"/>
      <w:r>
        <w:t xml:space="preserve"> </w:t>
      </w:r>
    </w:p>
    <w:p w:rsidR="00F144BE" w:rsidRPr="00F144BE" w:rsidRDefault="00F144BE" w:rsidP="00F144BE">
      <w:pPr>
        <w:pStyle w:val="Code"/>
        <w:ind w:firstLine="720"/>
        <w:rPr>
          <w:color w:val="FF0000"/>
        </w:rPr>
      </w:pPr>
      <w:r w:rsidRPr="00F144BE">
        <w:rPr>
          <w:color w:val="FF0000"/>
        </w:rPr>
        <w:t>&lt;</w:t>
      </w:r>
      <w:r w:rsidR="00AB610F">
        <w:rPr>
          <w:color w:val="FF0000"/>
        </w:rPr>
        <w:t>bpsim:</w:t>
      </w:r>
      <w:r w:rsidRPr="00F144BE">
        <w:rPr>
          <w:color w:val="FF0000"/>
        </w:rPr>
        <w:t xml:space="preserve">ElementParameters </w:t>
      </w:r>
      <w:r w:rsidR="007B66BF">
        <w:rPr>
          <w:color w:val="FF0000"/>
        </w:rPr>
        <w:t>elementRef</w:t>
      </w:r>
      <w:r w:rsidRPr="00F144BE">
        <w:rPr>
          <w:color w:val="FF0000"/>
        </w:rPr>
        <w:t>="</w:t>
      </w:r>
      <w:r w:rsidR="00573C01" w:rsidRPr="00573C01">
        <w:rPr>
          <w:color w:val="FF0000"/>
        </w:rPr>
        <w:t>_071B5D0A-5225-4E55-9105-8D15169DAC96</w:t>
      </w:r>
      <w:r w:rsidRPr="00F144BE">
        <w:rPr>
          <w:color w:val="FF0000"/>
        </w:rPr>
        <w:t>"&gt;</w:t>
      </w:r>
    </w:p>
    <w:p w:rsidR="00E265ED" w:rsidRPr="00E265ED" w:rsidRDefault="00F144BE" w:rsidP="00E265ED">
      <w:pPr>
        <w:pStyle w:val="Code"/>
        <w:rPr>
          <w:color w:val="FF0000"/>
        </w:rPr>
      </w:pPr>
      <w:r w:rsidRPr="00F144BE">
        <w:rPr>
          <w:color w:val="FF0000"/>
        </w:rPr>
        <w:t xml:space="preserve">      </w:t>
      </w:r>
      <w:r w:rsidR="00D6485C">
        <w:rPr>
          <w:color w:val="FF0000"/>
        </w:rPr>
        <w:tab/>
      </w:r>
      <w:r w:rsidR="00E265ED" w:rsidRPr="00E265ED">
        <w:rPr>
          <w:color w:val="FF0000"/>
        </w:rPr>
        <w:t>&lt;bpsim:PropertyParameters&gt;</w:t>
      </w:r>
    </w:p>
    <w:p w:rsidR="00E265ED" w:rsidRDefault="00E265ED" w:rsidP="00E265ED">
      <w:pPr>
        <w:pStyle w:val="Code"/>
        <w:rPr>
          <w:color w:val="FF0000"/>
        </w:rPr>
      </w:pPr>
      <w:r>
        <w:rPr>
          <w:color w:val="FF0000"/>
        </w:rPr>
        <w:t xml:space="preserve">           </w:t>
      </w:r>
      <w:r>
        <w:rPr>
          <w:color w:val="FF0000"/>
        </w:rPr>
        <w:tab/>
      </w:r>
      <w:r>
        <w:rPr>
          <w:color w:val="FF0000"/>
        </w:rPr>
        <w:tab/>
      </w:r>
      <w:r w:rsidRPr="00E265ED">
        <w:rPr>
          <w:color w:val="FF0000"/>
        </w:rPr>
        <w:t>&lt;bp</w:t>
      </w:r>
      <w:r>
        <w:rPr>
          <w:color w:val="FF0000"/>
        </w:rPr>
        <w:t xml:space="preserve">sim:Property name="noOfIssues"&gt;                </w:t>
      </w:r>
      <w:r>
        <w:rPr>
          <w:color w:val="FF0000"/>
        </w:rPr>
        <w:tab/>
      </w:r>
      <w:r>
        <w:rPr>
          <w:color w:val="FF0000"/>
        </w:rPr>
        <w:tab/>
      </w:r>
      <w:r>
        <w:rPr>
          <w:color w:val="FF0000"/>
        </w:rPr>
        <w:tab/>
      </w:r>
      <w:r>
        <w:rPr>
          <w:color w:val="FF0000"/>
        </w:rPr>
        <w:tab/>
      </w:r>
      <w:r>
        <w:rPr>
          <w:color w:val="FF0000"/>
        </w:rPr>
        <w:tab/>
      </w:r>
      <w:r>
        <w:rPr>
          <w:color w:val="FF0000"/>
        </w:rPr>
        <w:tab/>
      </w:r>
      <w:r w:rsidRPr="00E265ED">
        <w:rPr>
          <w:color w:val="FF0000"/>
        </w:rPr>
        <w:t xml:space="preserve">&lt;bpsim:ExpressionParameter </w:t>
      </w:r>
    </w:p>
    <w:p w:rsidR="00E265ED" w:rsidRPr="00E265ED" w:rsidRDefault="00E265ED" w:rsidP="00E265ED">
      <w:pPr>
        <w:pStyle w:val="Code"/>
        <w:ind w:left="3600" w:firstLine="720"/>
        <w:rPr>
          <w:color w:val="FF0000"/>
        </w:rPr>
      </w:pPr>
      <w:r w:rsidRPr="00E265ED">
        <w:rPr>
          <w:color w:val="FF0000"/>
        </w:rPr>
        <w:t>value="bpsim:getProperty('noOfIssues') -1"/&gt;</w:t>
      </w:r>
    </w:p>
    <w:p w:rsidR="00E265ED" w:rsidRPr="00E265ED" w:rsidRDefault="00E265ED" w:rsidP="00E265ED">
      <w:pPr>
        <w:pStyle w:val="Code"/>
        <w:rPr>
          <w:color w:val="FF0000"/>
        </w:rPr>
      </w:pPr>
      <w:r>
        <w:rPr>
          <w:color w:val="FF0000"/>
        </w:rPr>
        <w:t xml:space="preserve">                        </w:t>
      </w:r>
      <w:r w:rsidRPr="00E265ED">
        <w:rPr>
          <w:color w:val="FF0000"/>
        </w:rPr>
        <w:t>&lt;/bpsim:Property&gt;</w:t>
      </w:r>
    </w:p>
    <w:p w:rsidR="00E265ED" w:rsidRDefault="00E265ED" w:rsidP="00E265ED">
      <w:pPr>
        <w:pStyle w:val="Code"/>
        <w:rPr>
          <w:color w:val="FF0000"/>
        </w:rPr>
      </w:pPr>
      <w:r>
        <w:rPr>
          <w:color w:val="FF0000"/>
        </w:rPr>
        <w:t xml:space="preserve">                  </w:t>
      </w:r>
      <w:r w:rsidRPr="00E265ED">
        <w:rPr>
          <w:color w:val="FF0000"/>
        </w:rPr>
        <w:t>&lt;/bpsim:PropertyParameters&gt;</w:t>
      </w:r>
    </w:p>
    <w:p w:rsidR="00F144BE" w:rsidRPr="00F144BE" w:rsidRDefault="00F144BE" w:rsidP="00E265ED">
      <w:pPr>
        <w:pStyle w:val="Code"/>
        <w:rPr>
          <w:color w:val="FF0000"/>
        </w:rPr>
      </w:pPr>
      <w:r>
        <w:rPr>
          <w:color w:val="FF0000"/>
        </w:rPr>
        <w:t xml:space="preserve">      &lt;/</w:t>
      </w:r>
      <w:r w:rsidR="00AB610F">
        <w:rPr>
          <w:color w:val="FF0000"/>
        </w:rPr>
        <w:t>bpsim:</w:t>
      </w:r>
      <w:r>
        <w:rPr>
          <w:color w:val="FF0000"/>
        </w:rPr>
        <w:t>ElementParameters&gt;</w:t>
      </w:r>
    </w:p>
    <w:p w:rsidR="00D6485C" w:rsidRDefault="00D6485C" w:rsidP="00D6485C">
      <w:pPr>
        <w:pStyle w:val="Caption"/>
        <w:rPr>
          <w:ins w:id="1053" w:author="Geoff Hook" w:date="2016-07-18T13:15:00Z"/>
        </w:rPr>
      </w:pPr>
      <w:r>
        <w:t xml:space="preserve">XML snippet </w:t>
      </w:r>
      <w:fldSimple w:instr=" SEQ XML_snippet \* ARABIC ">
        <w:r w:rsidR="00014DF3">
          <w:rPr>
            <w:noProof/>
          </w:rPr>
          <w:t>5</w:t>
        </w:r>
      </w:fldSimple>
      <w:r>
        <w:t>: expression to decrement property parameter</w:t>
      </w:r>
    </w:p>
    <w:p w:rsidR="00B310DA" w:rsidRPr="00B310DA" w:rsidDel="00537FE5" w:rsidRDefault="00B310DA" w:rsidP="00D6485C">
      <w:pPr>
        <w:pStyle w:val="Caption"/>
        <w:rPr>
          <w:del w:id="1054" w:author="Geoff Hook" w:date="2016-09-26T14:02:00Z"/>
          <w:b w:val="0"/>
          <w:i w:val="0"/>
          <w:rPrChange w:id="1055" w:author="Geoff Hook" w:date="2016-07-18T13:15:00Z">
            <w:rPr>
              <w:del w:id="1056" w:author="Geoff Hook" w:date="2016-09-26T14:02:00Z"/>
            </w:rPr>
          </w:rPrChange>
        </w:rPr>
      </w:pPr>
      <w:bookmarkStart w:id="1057" w:name="_Toc463353290"/>
      <w:bookmarkStart w:id="1058" w:name="_Toc463354017"/>
      <w:bookmarkEnd w:id="1057"/>
      <w:bookmarkEnd w:id="1058"/>
    </w:p>
    <w:p w:rsidR="00F144BE" w:rsidRPr="00F144BE" w:rsidRDefault="00F144BE" w:rsidP="00F144BE">
      <w:pPr>
        <w:pStyle w:val="Heading4"/>
      </w:pPr>
      <w:bookmarkStart w:id="1059" w:name="_Toc463354018"/>
      <w:r>
        <w:t>Add expressions to test whether we need to exit the repair loop</w:t>
      </w:r>
      <w:bookmarkEnd w:id="1059"/>
    </w:p>
    <w:p w:rsidR="008819C3" w:rsidRPr="00F144BE" w:rsidRDefault="00F144BE" w:rsidP="00F144BE">
      <w:pPr>
        <w:pStyle w:val="Code"/>
        <w:rPr>
          <w:color w:val="FF0000"/>
        </w:rPr>
      </w:pPr>
      <w:r>
        <w:tab/>
      </w:r>
      <w:r w:rsidR="008819C3" w:rsidRPr="00F144BE">
        <w:rPr>
          <w:color w:val="FF0000"/>
        </w:rPr>
        <w:t>&lt;</w:t>
      </w:r>
      <w:r w:rsidR="00AB610F">
        <w:rPr>
          <w:color w:val="FF0000"/>
        </w:rPr>
        <w:t>bpsim:</w:t>
      </w:r>
      <w:r w:rsidR="008819C3" w:rsidRPr="00F144BE">
        <w:rPr>
          <w:color w:val="FF0000"/>
        </w:rPr>
        <w:t xml:space="preserve">ElementParameters </w:t>
      </w:r>
      <w:r w:rsidR="007B66BF">
        <w:rPr>
          <w:color w:val="FF0000"/>
        </w:rPr>
        <w:t>elementRef</w:t>
      </w:r>
      <w:r w:rsidR="008819C3" w:rsidRPr="00F144BE">
        <w:rPr>
          <w:color w:val="FF0000"/>
        </w:rPr>
        <w:t>="</w:t>
      </w:r>
      <w:r w:rsidR="00E265ED" w:rsidRPr="00E265ED">
        <w:rPr>
          <w:color w:val="FF0000"/>
        </w:rPr>
        <w:t>_9C46FDB0-2EBD-4B2F-A72A-0189A4D76A73</w:t>
      </w:r>
      <w:r w:rsidR="008819C3" w:rsidRPr="00F144BE">
        <w:rPr>
          <w:color w:val="FF0000"/>
        </w:rPr>
        <w:t>"&gt;</w:t>
      </w:r>
    </w:p>
    <w:p w:rsidR="00D6485C" w:rsidRPr="00D6485C" w:rsidRDefault="00F144BE" w:rsidP="00D6485C">
      <w:pPr>
        <w:pStyle w:val="Code"/>
        <w:rPr>
          <w:color w:val="FF0000"/>
        </w:rPr>
      </w:pPr>
      <w:r>
        <w:rPr>
          <w:color w:val="FF0000"/>
        </w:rPr>
        <w:t xml:space="preserve">      </w:t>
      </w:r>
      <w:r>
        <w:rPr>
          <w:color w:val="FF0000"/>
        </w:rPr>
        <w:tab/>
      </w:r>
      <w:r w:rsidR="00D6485C" w:rsidRPr="00D6485C">
        <w:rPr>
          <w:color w:val="FF0000"/>
        </w:rPr>
        <w:t>&lt;bpsim:ControlParameters&gt;</w:t>
      </w:r>
    </w:p>
    <w:p w:rsidR="00D6485C" w:rsidRPr="00D6485C" w:rsidRDefault="00D6485C" w:rsidP="00D6485C">
      <w:pPr>
        <w:pStyle w:val="Code"/>
        <w:rPr>
          <w:color w:val="FF0000"/>
        </w:rPr>
      </w:pPr>
      <w:r w:rsidRPr="00D6485C">
        <w:rPr>
          <w:color w:val="FF0000"/>
        </w:rPr>
        <w:t xml:space="preserve">                  &lt;bpsim:Condition&gt;</w:t>
      </w:r>
    </w:p>
    <w:p w:rsidR="00D6485C" w:rsidRPr="00D6485C" w:rsidRDefault="00D6485C" w:rsidP="00163D7C">
      <w:pPr>
        <w:pStyle w:val="Code"/>
        <w:rPr>
          <w:color w:val="FF0000"/>
        </w:rPr>
      </w:pPr>
      <w:r w:rsidRPr="00D6485C">
        <w:rPr>
          <w:color w:val="FF0000"/>
        </w:rPr>
        <w:t xml:space="preserve">                  </w:t>
      </w:r>
      <w:r>
        <w:rPr>
          <w:color w:val="FF0000"/>
        </w:rPr>
        <w:tab/>
      </w:r>
      <w:r w:rsidRPr="00D6485C">
        <w:rPr>
          <w:color w:val="FF0000"/>
        </w:rPr>
        <w:t>&lt;bpsim:ExpressionParameter value="</w:t>
      </w:r>
      <w:r w:rsidR="00163D7C">
        <w:rPr>
          <w:color w:val="FF0000"/>
        </w:rPr>
        <w:t>bpsim:</w:t>
      </w:r>
      <w:r w:rsidR="00CC4CBD">
        <w:rPr>
          <w:color w:val="FF0000"/>
        </w:rPr>
        <w:t>getProperty('noOfIssues') &gt;</w:t>
      </w:r>
      <w:r w:rsidRPr="00D6485C">
        <w:rPr>
          <w:color w:val="FF0000"/>
        </w:rPr>
        <w:t xml:space="preserve"> 0"/&gt;</w:t>
      </w:r>
    </w:p>
    <w:p w:rsidR="00D6485C" w:rsidRPr="00D6485C" w:rsidRDefault="00D6485C" w:rsidP="00D6485C">
      <w:pPr>
        <w:pStyle w:val="Code"/>
        <w:rPr>
          <w:color w:val="FF0000"/>
        </w:rPr>
      </w:pPr>
      <w:r w:rsidRPr="00D6485C">
        <w:rPr>
          <w:color w:val="FF0000"/>
        </w:rPr>
        <w:t xml:space="preserve">        </w:t>
      </w:r>
      <w:r w:rsidRPr="00D6485C">
        <w:rPr>
          <w:color w:val="FF0000"/>
        </w:rPr>
        <w:tab/>
      </w:r>
      <w:r>
        <w:rPr>
          <w:color w:val="FF0000"/>
        </w:rPr>
        <w:tab/>
      </w:r>
      <w:r w:rsidRPr="00D6485C">
        <w:rPr>
          <w:color w:val="FF0000"/>
        </w:rPr>
        <w:t>&lt;/bpsim:Condition&gt;</w:t>
      </w:r>
    </w:p>
    <w:p w:rsidR="008819C3" w:rsidRPr="00F144BE" w:rsidRDefault="00D6485C" w:rsidP="00D6485C">
      <w:pPr>
        <w:pStyle w:val="Code"/>
        <w:rPr>
          <w:color w:val="FF0000"/>
        </w:rPr>
      </w:pPr>
      <w:r>
        <w:rPr>
          <w:color w:val="FF0000"/>
        </w:rPr>
        <w:lastRenderedPageBreak/>
        <w:t xml:space="preserve">          </w:t>
      </w:r>
      <w:r>
        <w:rPr>
          <w:color w:val="FF0000"/>
        </w:rPr>
        <w:tab/>
      </w:r>
      <w:r w:rsidRPr="00D6485C">
        <w:rPr>
          <w:color w:val="FF0000"/>
        </w:rPr>
        <w:t>&lt;/bpsim:ControlParameters&gt;</w:t>
      </w:r>
    </w:p>
    <w:p w:rsidR="008819C3" w:rsidRPr="00F144BE" w:rsidRDefault="00F144BE" w:rsidP="00F144BE">
      <w:pPr>
        <w:pStyle w:val="Code"/>
        <w:rPr>
          <w:color w:val="FF0000"/>
        </w:rPr>
      </w:pPr>
      <w:r>
        <w:rPr>
          <w:color w:val="FF0000"/>
        </w:rPr>
        <w:t xml:space="preserve">     </w:t>
      </w:r>
      <w:r>
        <w:rPr>
          <w:color w:val="FF0000"/>
        </w:rPr>
        <w:tab/>
      </w:r>
      <w:r w:rsidR="008819C3" w:rsidRPr="00F144BE">
        <w:rPr>
          <w:color w:val="FF0000"/>
        </w:rPr>
        <w:t>&lt;/</w:t>
      </w:r>
      <w:r w:rsidR="00AB610F">
        <w:rPr>
          <w:color w:val="FF0000"/>
        </w:rPr>
        <w:t>bpsim:</w:t>
      </w:r>
      <w:r w:rsidR="008819C3" w:rsidRPr="00F144BE">
        <w:rPr>
          <w:color w:val="FF0000"/>
        </w:rPr>
        <w:t>ElementParameters&gt;</w:t>
      </w:r>
    </w:p>
    <w:p w:rsidR="008819C3" w:rsidRPr="00F144BE" w:rsidRDefault="00F144BE" w:rsidP="00F144BE">
      <w:pPr>
        <w:pStyle w:val="Code"/>
        <w:rPr>
          <w:color w:val="FF0000"/>
        </w:rPr>
      </w:pPr>
      <w:r>
        <w:rPr>
          <w:color w:val="FF0000"/>
        </w:rPr>
        <w:tab/>
      </w:r>
      <w:r w:rsidR="008819C3" w:rsidRPr="00F144BE">
        <w:rPr>
          <w:color w:val="FF0000"/>
        </w:rPr>
        <w:t>&lt;</w:t>
      </w:r>
      <w:r w:rsidR="00AB610F">
        <w:rPr>
          <w:color w:val="FF0000"/>
        </w:rPr>
        <w:t>bpsim:</w:t>
      </w:r>
      <w:r w:rsidR="008819C3" w:rsidRPr="00F144BE">
        <w:rPr>
          <w:color w:val="FF0000"/>
        </w:rPr>
        <w:t xml:space="preserve">ElementParameters </w:t>
      </w:r>
      <w:r w:rsidR="007B66BF">
        <w:rPr>
          <w:color w:val="FF0000"/>
        </w:rPr>
        <w:t>elementRef</w:t>
      </w:r>
      <w:r w:rsidR="008819C3" w:rsidRPr="00F144BE">
        <w:rPr>
          <w:color w:val="FF0000"/>
        </w:rPr>
        <w:t>="</w:t>
      </w:r>
      <w:r w:rsidR="00E265ED" w:rsidRPr="00E265ED">
        <w:rPr>
          <w:color w:val="FF0000"/>
        </w:rPr>
        <w:t>_4799D2B0-A204-4A08-94ED-796C25D9AE57</w:t>
      </w:r>
      <w:r w:rsidR="008819C3" w:rsidRPr="00F144BE">
        <w:rPr>
          <w:color w:val="FF0000"/>
        </w:rPr>
        <w:t>"&gt;</w:t>
      </w:r>
    </w:p>
    <w:p w:rsidR="00D6485C" w:rsidRPr="00D6485C" w:rsidRDefault="00F144BE" w:rsidP="00D6485C">
      <w:pPr>
        <w:pStyle w:val="Code"/>
        <w:rPr>
          <w:color w:val="FF0000"/>
        </w:rPr>
      </w:pPr>
      <w:r>
        <w:rPr>
          <w:color w:val="FF0000"/>
        </w:rPr>
        <w:t xml:space="preserve">           </w:t>
      </w:r>
      <w:r>
        <w:rPr>
          <w:color w:val="FF0000"/>
        </w:rPr>
        <w:tab/>
      </w:r>
      <w:r w:rsidR="00D6485C" w:rsidRPr="00D6485C">
        <w:rPr>
          <w:color w:val="FF0000"/>
        </w:rPr>
        <w:t>&lt;bpsim:ControlParameters&gt;</w:t>
      </w:r>
    </w:p>
    <w:p w:rsidR="00D6485C" w:rsidRPr="00D6485C" w:rsidRDefault="00D6485C" w:rsidP="00D6485C">
      <w:pPr>
        <w:pStyle w:val="Code"/>
        <w:rPr>
          <w:color w:val="FF0000"/>
        </w:rPr>
      </w:pPr>
      <w:r w:rsidRPr="00D6485C">
        <w:rPr>
          <w:color w:val="FF0000"/>
        </w:rPr>
        <w:t xml:space="preserve">                  &lt;bpsim:Condition&gt;</w:t>
      </w:r>
    </w:p>
    <w:p w:rsidR="00163D7C" w:rsidRDefault="00D6485C" w:rsidP="00163D7C">
      <w:pPr>
        <w:pStyle w:val="Code"/>
        <w:rPr>
          <w:color w:val="FF0000"/>
        </w:rPr>
      </w:pPr>
      <w:r w:rsidRPr="00D6485C">
        <w:rPr>
          <w:color w:val="FF0000"/>
        </w:rPr>
        <w:t xml:space="preserve">                  </w:t>
      </w:r>
      <w:r>
        <w:rPr>
          <w:color w:val="FF0000"/>
        </w:rPr>
        <w:tab/>
      </w:r>
      <w:r w:rsidR="00163D7C">
        <w:rPr>
          <w:color w:val="FF0000"/>
        </w:rPr>
        <w:t xml:space="preserve">&lt;bpsim:ExpressionParameter </w:t>
      </w:r>
    </w:p>
    <w:p w:rsidR="00D6485C" w:rsidRPr="00D6485C" w:rsidRDefault="00163D7C" w:rsidP="00163D7C">
      <w:pPr>
        <w:pStyle w:val="Code"/>
        <w:rPr>
          <w:color w:val="FF0000"/>
        </w:rPr>
      </w:pPr>
      <w:r>
        <w:rPr>
          <w:color w:val="FF0000"/>
        </w:rPr>
        <w:tab/>
      </w:r>
      <w:r>
        <w:rPr>
          <w:color w:val="FF0000"/>
        </w:rPr>
        <w:tab/>
      </w:r>
      <w:r>
        <w:rPr>
          <w:color w:val="FF0000"/>
        </w:rPr>
        <w:tab/>
      </w:r>
      <w:r>
        <w:rPr>
          <w:color w:val="FF0000"/>
        </w:rPr>
        <w:tab/>
      </w:r>
      <w:r>
        <w:rPr>
          <w:color w:val="FF0000"/>
        </w:rPr>
        <w:tab/>
      </w:r>
      <w:r w:rsidR="00D6485C" w:rsidRPr="00D6485C">
        <w:rPr>
          <w:color w:val="FF0000"/>
        </w:rPr>
        <w:t>value="</w:t>
      </w:r>
      <w:r>
        <w:rPr>
          <w:color w:val="FF0000"/>
        </w:rPr>
        <w:t>bpsim:</w:t>
      </w:r>
      <w:r w:rsidR="00D6485C" w:rsidRPr="00D6485C">
        <w:rPr>
          <w:color w:val="FF0000"/>
        </w:rPr>
        <w:t xml:space="preserve">getProperty('noOfIssues') </w:t>
      </w:r>
      <w:del w:id="1060" w:author="Geoff Hook" w:date="2016-09-26T14:02:00Z">
        <w:r w:rsidR="00CC4CBD" w:rsidDel="00537FE5">
          <w:rPr>
            <w:color w:val="FF0000"/>
          </w:rPr>
          <w:delText>&lt;</w:delText>
        </w:r>
      </w:del>
      <w:r w:rsidR="00D6485C" w:rsidRPr="00D6485C">
        <w:rPr>
          <w:color w:val="FF0000"/>
        </w:rPr>
        <w:t>= 0"/&gt;</w:t>
      </w:r>
    </w:p>
    <w:p w:rsidR="00D6485C" w:rsidRPr="00D6485C" w:rsidRDefault="00D6485C" w:rsidP="00D6485C">
      <w:pPr>
        <w:pStyle w:val="Code"/>
        <w:rPr>
          <w:color w:val="FF0000"/>
        </w:rPr>
      </w:pPr>
      <w:r>
        <w:rPr>
          <w:color w:val="FF0000"/>
        </w:rPr>
        <w:t xml:space="preserve">        </w:t>
      </w:r>
      <w:r>
        <w:rPr>
          <w:color w:val="FF0000"/>
        </w:rPr>
        <w:tab/>
      </w:r>
      <w:r>
        <w:rPr>
          <w:color w:val="FF0000"/>
        </w:rPr>
        <w:tab/>
      </w:r>
      <w:r>
        <w:rPr>
          <w:color w:val="FF0000"/>
        </w:rPr>
        <w:tab/>
      </w:r>
      <w:r w:rsidRPr="00D6485C">
        <w:rPr>
          <w:color w:val="FF0000"/>
        </w:rPr>
        <w:t>&lt;/bpsim:Condition&gt;</w:t>
      </w:r>
    </w:p>
    <w:p w:rsidR="00D6485C" w:rsidRDefault="00D6485C" w:rsidP="00D6485C">
      <w:pPr>
        <w:pStyle w:val="Code"/>
        <w:rPr>
          <w:color w:val="FF0000"/>
        </w:rPr>
      </w:pPr>
      <w:r>
        <w:rPr>
          <w:color w:val="FF0000"/>
        </w:rPr>
        <w:t xml:space="preserve">                  </w:t>
      </w:r>
      <w:r w:rsidRPr="00D6485C">
        <w:rPr>
          <w:color w:val="FF0000"/>
        </w:rPr>
        <w:t>&lt;/bpsim:ControlParameters&gt;</w:t>
      </w:r>
      <w:r w:rsidR="00F144BE">
        <w:rPr>
          <w:color w:val="FF0000"/>
        </w:rPr>
        <w:t xml:space="preserve">  </w:t>
      </w:r>
      <w:r w:rsidR="00F144BE">
        <w:rPr>
          <w:color w:val="FF0000"/>
        </w:rPr>
        <w:tab/>
      </w:r>
    </w:p>
    <w:p w:rsidR="008819C3" w:rsidRPr="00F144BE" w:rsidRDefault="008819C3" w:rsidP="00D6485C">
      <w:pPr>
        <w:pStyle w:val="Code"/>
        <w:keepNext/>
        <w:ind w:firstLine="720"/>
        <w:rPr>
          <w:color w:val="FF0000"/>
        </w:rPr>
      </w:pPr>
      <w:r w:rsidRPr="00F144BE">
        <w:rPr>
          <w:color w:val="FF0000"/>
        </w:rPr>
        <w:t>&lt;/</w:t>
      </w:r>
      <w:r w:rsidR="00AB610F">
        <w:rPr>
          <w:color w:val="FF0000"/>
        </w:rPr>
        <w:t>bpsim:</w:t>
      </w:r>
      <w:r w:rsidRPr="00F144BE">
        <w:rPr>
          <w:color w:val="FF0000"/>
        </w:rPr>
        <w:t>ElementParameters&gt;</w:t>
      </w:r>
    </w:p>
    <w:p w:rsidR="00D6485C" w:rsidRDefault="00D6485C" w:rsidP="00D6485C">
      <w:pPr>
        <w:pStyle w:val="Caption"/>
      </w:pPr>
      <w:r>
        <w:t xml:space="preserve">XML snippet </w:t>
      </w:r>
      <w:fldSimple w:instr=" SEQ XML_snippet \* ARABIC ">
        <w:r w:rsidR="00014DF3">
          <w:rPr>
            <w:noProof/>
          </w:rPr>
          <w:t>6</w:t>
        </w:r>
      </w:fldSimple>
      <w:r>
        <w:t>: conditional flow expressions</w:t>
      </w:r>
    </w:p>
    <w:p w:rsidR="005252C5" w:rsidRDefault="00FF70AA" w:rsidP="00C73CF3">
      <w:pPr>
        <w:pStyle w:val="Heading4"/>
      </w:pPr>
      <w:bookmarkStart w:id="1061" w:name="_Toc463354019"/>
      <w:r>
        <w:t xml:space="preserve">Add result </w:t>
      </w:r>
      <w:r w:rsidR="005252C5">
        <w:t>requests to the scenario element</w:t>
      </w:r>
      <w:bookmarkEnd w:id="1061"/>
    </w:p>
    <w:p w:rsidR="005252C5" w:rsidRDefault="005252C5" w:rsidP="005252C5">
      <w:pPr>
        <w:pStyle w:val="Code"/>
        <w:ind w:left="720"/>
      </w:pPr>
      <w:r>
        <w:t>&lt;bpsim:Scenario</w:t>
      </w:r>
      <w:r w:rsidR="00944DC9">
        <w:t>...</w:t>
      </w:r>
      <w:r>
        <w:t>&gt;</w:t>
      </w:r>
    </w:p>
    <w:p w:rsidR="00944DC9" w:rsidRPr="00944DC9" w:rsidRDefault="00944DC9" w:rsidP="00944DC9">
      <w:pPr>
        <w:pStyle w:val="Code"/>
        <w:ind w:left="720" w:firstLine="720"/>
        <w:rPr>
          <w:color w:val="FF0000"/>
        </w:rPr>
      </w:pPr>
      <w:r w:rsidRPr="00944DC9">
        <w:rPr>
          <w:color w:val="FF0000"/>
        </w:rPr>
        <w:t>&lt;bpsim:ElementParameters elementRef="_6"&gt;</w:t>
      </w:r>
    </w:p>
    <w:p w:rsidR="00944DC9" w:rsidRPr="00944DC9" w:rsidRDefault="00944DC9" w:rsidP="00944DC9">
      <w:pPr>
        <w:pStyle w:val="Code"/>
        <w:rPr>
          <w:color w:val="FF0000"/>
        </w:rPr>
      </w:pPr>
      <w:r w:rsidRPr="00944DC9">
        <w:rPr>
          <w:color w:val="FF0000"/>
        </w:rPr>
        <w:t xml:space="preserve">            </w:t>
      </w:r>
      <w:r>
        <w:rPr>
          <w:color w:val="FF0000"/>
        </w:rPr>
        <w:tab/>
      </w:r>
      <w:r w:rsidRPr="00944DC9">
        <w:rPr>
          <w:color w:val="FF0000"/>
        </w:rPr>
        <w:t>&lt;bpsim:ControlParameters&gt;</w:t>
      </w:r>
    </w:p>
    <w:p w:rsidR="00944DC9" w:rsidRPr="00944DC9" w:rsidRDefault="00944DC9" w:rsidP="00944DC9">
      <w:pPr>
        <w:pStyle w:val="Code"/>
        <w:rPr>
          <w:color w:val="FF0000"/>
        </w:rPr>
      </w:pPr>
      <w:r w:rsidRPr="00944DC9">
        <w:rPr>
          <w:color w:val="FF0000"/>
        </w:rPr>
        <w:t xml:space="preserve">                  </w:t>
      </w:r>
      <w:r>
        <w:rPr>
          <w:color w:val="FF0000"/>
        </w:rPr>
        <w:tab/>
      </w:r>
      <w:r w:rsidRPr="00944DC9">
        <w:rPr>
          <w:color w:val="FF0000"/>
        </w:rPr>
        <w:t>&lt;bpsim:TriggerCount&gt;</w:t>
      </w:r>
    </w:p>
    <w:p w:rsidR="00944DC9" w:rsidRPr="00944DC9" w:rsidRDefault="00944DC9" w:rsidP="00944DC9">
      <w:pPr>
        <w:pStyle w:val="Code"/>
        <w:rPr>
          <w:color w:val="FF0000"/>
        </w:rPr>
      </w:pPr>
      <w:r>
        <w:rPr>
          <w:color w:val="FF0000"/>
        </w:rPr>
        <w:t xml:space="preserve">                        </w:t>
      </w:r>
      <w:r>
        <w:rPr>
          <w:color w:val="FF0000"/>
        </w:rPr>
        <w:tab/>
      </w:r>
      <w:r w:rsidRPr="00944DC9">
        <w:rPr>
          <w:color w:val="FF0000"/>
        </w:rPr>
        <w:t>&lt;bpsim:ResultRequest&gt;count&lt;/bpsim:ResultRequest&gt;</w:t>
      </w:r>
    </w:p>
    <w:p w:rsidR="00944DC9" w:rsidRPr="00944DC9" w:rsidRDefault="00944DC9" w:rsidP="00944DC9">
      <w:pPr>
        <w:pStyle w:val="Code"/>
        <w:rPr>
          <w:color w:val="FF0000"/>
        </w:rPr>
      </w:pPr>
      <w:r>
        <w:rPr>
          <w:color w:val="FF0000"/>
        </w:rPr>
        <w:t xml:space="preserve">                        </w:t>
      </w:r>
      <w:r w:rsidRPr="00944DC9">
        <w:rPr>
          <w:color w:val="FF0000"/>
        </w:rPr>
        <w:t>&lt;/bpsim:TriggerCount&gt;</w:t>
      </w:r>
    </w:p>
    <w:p w:rsidR="00944DC9" w:rsidRPr="00944DC9" w:rsidRDefault="00944DC9" w:rsidP="00944DC9">
      <w:pPr>
        <w:pStyle w:val="Code"/>
        <w:rPr>
          <w:color w:val="FF0000"/>
        </w:rPr>
      </w:pPr>
      <w:r>
        <w:rPr>
          <w:color w:val="FF0000"/>
        </w:rPr>
        <w:t xml:space="preserve">                  </w:t>
      </w:r>
      <w:r w:rsidRPr="00944DC9">
        <w:rPr>
          <w:color w:val="FF0000"/>
        </w:rPr>
        <w:t>&lt;/bpsim:ControlParameters&gt;</w:t>
      </w:r>
    </w:p>
    <w:p w:rsidR="00944DC9" w:rsidRDefault="00944DC9" w:rsidP="00944DC9">
      <w:pPr>
        <w:pStyle w:val="Code"/>
        <w:rPr>
          <w:color w:val="FF0000"/>
        </w:rPr>
      </w:pPr>
      <w:r>
        <w:rPr>
          <w:color w:val="FF0000"/>
        </w:rPr>
        <w:t xml:space="preserve">            </w:t>
      </w:r>
      <w:r w:rsidRPr="00944DC9">
        <w:rPr>
          <w:color w:val="FF0000"/>
        </w:rPr>
        <w:t>&lt;/bpsim:ElementParameters&gt;</w:t>
      </w:r>
    </w:p>
    <w:p w:rsidR="00944DC9" w:rsidRDefault="00944DC9" w:rsidP="00944DC9">
      <w:pPr>
        <w:pStyle w:val="Code"/>
        <w:rPr>
          <w:color w:val="FF0000"/>
        </w:rPr>
      </w:pPr>
      <w:r>
        <w:rPr>
          <w:color w:val="FF0000"/>
        </w:rPr>
        <w:tab/>
      </w:r>
      <w:r>
        <w:rPr>
          <w:color w:val="FF0000"/>
        </w:rPr>
        <w:tab/>
        <w:t>...</w:t>
      </w:r>
    </w:p>
    <w:p w:rsidR="005252C5" w:rsidRPr="005252C5" w:rsidRDefault="005252C5" w:rsidP="00944DC9">
      <w:pPr>
        <w:pStyle w:val="Code"/>
        <w:ind w:left="720"/>
      </w:pPr>
      <w:r>
        <w:t>&lt;/bpsim:Scenario&gt;</w:t>
      </w:r>
    </w:p>
    <w:p w:rsidR="00FF70AA" w:rsidRPr="00FF70AA" w:rsidRDefault="005252C5" w:rsidP="00C73CF3">
      <w:pPr>
        <w:pStyle w:val="Heading4"/>
      </w:pPr>
      <w:bookmarkStart w:id="1062" w:name="_Toc463354020"/>
      <w:r>
        <w:t>Add result requests</w:t>
      </w:r>
      <w:r w:rsidR="00FF70AA">
        <w:t xml:space="preserve"> to </w:t>
      </w:r>
      <w:r>
        <w:t>BPMN elements</w:t>
      </w:r>
      <w:bookmarkEnd w:id="1062"/>
    </w:p>
    <w:p w:rsidR="00D26C2E" w:rsidRDefault="005252C5" w:rsidP="00D26C2E">
      <w:pPr>
        <w:pStyle w:val="Textbody"/>
      </w:pPr>
      <w:r>
        <w:t>Result</w:t>
      </w:r>
      <w:r w:rsidR="00D548C3">
        <w:t xml:space="preserve"> requests </w:t>
      </w:r>
      <w:r>
        <w:t>for each BPMN element are</w:t>
      </w:r>
      <w:r w:rsidR="00D548C3">
        <w:t xml:space="preserve"> handled in the same way.</w:t>
      </w:r>
      <w:r>
        <w:t xml:space="preserve"> </w:t>
      </w:r>
    </w:p>
    <w:p w:rsidR="00BC6F61" w:rsidRDefault="00BC6F61" w:rsidP="00BC6F61">
      <w:pPr>
        <w:pStyle w:val="Code"/>
        <w:ind w:firstLine="720"/>
      </w:pPr>
      <w:r>
        <w:t xml:space="preserve">&lt;bpsim:ElementParameters </w:t>
      </w:r>
      <w:r w:rsidR="007B66BF">
        <w:t>elementRef</w:t>
      </w:r>
      <w:r>
        <w:t>="</w:t>
      </w:r>
      <w:r w:rsidR="00437B5D" w:rsidRPr="00437B5D">
        <w:t>_FA77D7D8-9C02-4006-942A-B003AEDA5E3C</w:t>
      </w:r>
      <w:r>
        <w:t>"&gt;</w:t>
      </w:r>
    </w:p>
    <w:p w:rsidR="00BC6F61" w:rsidRPr="00552F9C" w:rsidRDefault="00BC6F61" w:rsidP="00BC6F61">
      <w:pPr>
        <w:pStyle w:val="Code"/>
        <w:rPr>
          <w:color w:val="FF0000"/>
        </w:rPr>
      </w:pPr>
      <w:r>
        <w:t xml:space="preserve">          </w:t>
      </w:r>
      <w:r w:rsidRPr="00552F9C">
        <w:rPr>
          <w:color w:val="FF0000"/>
        </w:rPr>
        <w:t>&lt;bpsim:ControlParameters&gt;</w:t>
      </w:r>
    </w:p>
    <w:p w:rsidR="00BC6F61" w:rsidRPr="00552F9C" w:rsidRDefault="00BC6F61" w:rsidP="00BC6F61">
      <w:pPr>
        <w:pStyle w:val="Code"/>
        <w:rPr>
          <w:color w:val="FF0000"/>
        </w:rPr>
      </w:pPr>
      <w:r w:rsidRPr="00552F9C">
        <w:rPr>
          <w:color w:val="FF0000"/>
        </w:rPr>
        <w:t xml:space="preserve">              &lt;bpsim:</w:t>
      </w:r>
      <w:r w:rsidR="00552F9C" w:rsidRPr="00552F9C">
        <w:rPr>
          <w:color w:val="FF0000"/>
        </w:rPr>
        <w:t>InterTriggerTime</w:t>
      </w:r>
      <w:r w:rsidRPr="00552F9C">
        <w:rPr>
          <w:color w:val="FF0000"/>
        </w:rPr>
        <w:t>&gt;</w:t>
      </w:r>
    </w:p>
    <w:p w:rsidR="00BC6F61" w:rsidRPr="00552F9C" w:rsidRDefault="00BC6F61" w:rsidP="00BC6F61">
      <w:pPr>
        <w:pStyle w:val="Code"/>
        <w:rPr>
          <w:color w:val="FF0000"/>
        </w:rPr>
      </w:pPr>
      <w:r w:rsidRPr="00552F9C">
        <w:rPr>
          <w:color w:val="FF0000"/>
        </w:rPr>
        <w:t xml:space="preserve">                  &lt;bpsim:ResultRequest&gt;count&lt;/</w:t>
      </w:r>
      <w:r w:rsidR="00021145">
        <w:rPr>
          <w:color w:val="FF0000"/>
        </w:rPr>
        <w:t>bpsim:</w:t>
      </w:r>
      <w:r w:rsidRPr="00552F9C">
        <w:rPr>
          <w:color w:val="FF0000"/>
        </w:rPr>
        <w:t>ResultRequest&gt;</w:t>
      </w:r>
    </w:p>
    <w:p w:rsidR="00BC6F61" w:rsidRPr="00552F9C" w:rsidRDefault="00BC6F61" w:rsidP="00BC6F61">
      <w:pPr>
        <w:pStyle w:val="Code"/>
        <w:rPr>
          <w:color w:val="FF0000"/>
        </w:rPr>
      </w:pPr>
      <w:r w:rsidRPr="00552F9C">
        <w:rPr>
          <w:color w:val="FF0000"/>
        </w:rPr>
        <w:t xml:space="preserve">              &lt;/bpsim:</w:t>
      </w:r>
      <w:r w:rsidR="00552F9C" w:rsidRPr="00552F9C">
        <w:rPr>
          <w:color w:val="FF0000"/>
        </w:rPr>
        <w:t>InterTriggerTime</w:t>
      </w:r>
      <w:r w:rsidRPr="00552F9C">
        <w:rPr>
          <w:color w:val="FF0000"/>
        </w:rPr>
        <w:t>&gt;</w:t>
      </w:r>
    </w:p>
    <w:p w:rsidR="00BC6F61" w:rsidRPr="00552F9C" w:rsidRDefault="00BC6F61" w:rsidP="00BC6F61">
      <w:pPr>
        <w:pStyle w:val="Code"/>
        <w:rPr>
          <w:color w:val="FF0000"/>
        </w:rPr>
      </w:pPr>
      <w:r w:rsidRPr="00552F9C">
        <w:rPr>
          <w:color w:val="FF0000"/>
        </w:rPr>
        <w:t xml:space="preserve">          &lt;/bpsim:ControlParameters&gt;</w:t>
      </w:r>
    </w:p>
    <w:p w:rsidR="00BC6F61" w:rsidRDefault="00BC6F61" w:rsidP="00552F9C">
      <w:pPr>
        <w:pStyle w:val="Code"/>
        <w:keepNext/>
      </w:pPr>
      <w:r>
        <w:t xml:space="preserve">      &lt;/bpsim:ElementParameters&gt;</w:t>
      </w:r>
    </w:p>
    <w:p w:rsidR="00552F9C" w:rsidRDefault="00552F9C" w:rsidP="00552F9C">
      <w:pPr>
        <w:pStyle w:val="Caption"/>
      </w:pPr>
      <w:r>
        <w:t xml:space="preserve">XML snippet </w:t>
      </w:r>
      <w:fldSimple w:instr=" SEQ XML_snippet \* ARABIC ">
        <w:r w:rsidR="00014DF3">
          <w:rPr>
            <w:noProof/>
          </w:rPr>
          <w:t>7</w:t>
        </w:r>
      </w:fldSimple>
      <w:r>
        <w:t>: Request instance count results</w:t>
      </w:r>
    </w:p>
    <w:p w:rsidR="002A794C" w:rsidRDefault="002A794C" w:rsidP="002A794C">
      <w:pPr>
        <w:pStyle w:val="Heading2"/>
      </w:pPr>
      <w:bookmarkStart w:id="1063" w:name="_Toc463354021"/>
      <w:r>
        <w:t>Simulation scenario 2: Validate control perspective of primary and secondary paths</w:t>
      </w:r>
      <w:bookmarkEnd w:id="1063"/>
    </w:p>
    <w:p w:rsidR="002A794C" w:rsidRDefault="002A794C" w:rsidP="002A794C">
      <w:pPr>
        <w:pStyle w:val="Heading3"/>
      </w:pPr>
      <w:bookmarkStart w:id="1064" w:name="_Toc463354022"/>
      <w:r>
        <w:t>Approach / Hypothesis</w:t>
      </w:r>
      <w:bookmarkEnd w:id="1064"/>
    </w:p>
    <w:p w:rsidR="002A794C" w:rsidRDefault="008011FA" w:rsidP="002A794C">
      <w:r>
        <w:t xml:space="preserve">This scenario shows how scenario 1 may be </w:t>
      </w:r>
      <w:r w:rsidR="00FD7748">
        <w:t>extended</w:t>
      </w:r>
      <w:r>
        <w:t xml:space="preserve"> with additional simulation data for </w:t>
      </w:r>
      <w:r w:rsidR="00B80289">
        <w:t xml:space="preserve">one of </w:t>
      </w:r>
      <w:r w:rsidR="002A794C">
        <w:t xml:space="preserve">the </w:t>
      </w:r>
      <w:r>
        <w:t xml:space="preserve">two </w:t>
      </w:r>
      <w:r w:rsidR="00B80289">
        <w:t>signal events (</w:t>
      </w:r>
      <w:r w:rsidR="002A794C">
        <w:t xml:space="preserve">‘Abort repairs’). </w:t>
      </w:r>
    </w:p>
    <w:p w:rsidR="002A794C" w:rsidRDefault="002A794C" w:rsidP="002A794C">
      <w:pPr>
        <w:pStyle w:val="Heading3"/>
      </w:pPr>
      <w:bookmarkStart w:id="1065" w:name="_Toc463354023"/>
      <w:r>
        <w:t>Goals</w:t>
      </w:r>
      <w:bookmarkEnd w:id="1065"/>
    </w:p>
    <w:p w:rsidR="002A794C" w:rsidRDefault="002A794C" w:rsidP="008011FA">
      <w:r>
        <w:t>•</w:t>
      </w:r>
      <w:r>
        <w:tab/>
      </w:r>
      <w:r w:rsidR="008011FA">
        <w:t xml:space="preserve">As scenario 1, though for the additional path too. </w:t>
      </w:r>
    </w:p>
    <w:p w:rsidR="002A794C" w:rsidRDefault="002A794C" w:rsidP="002A794C">
      <w:pPr>
        <w:pStyle w:val="Heading3"/>
      </w:pPr>
      <w:bookmarkStart w:id="1066" w:name="_Toc463354024"/>
      <w:r>
        <w:lastRenderedPageBreak/>
        <w:t xml:space="preserve">Identification of </w:t>
      </w:r>
      <w:r w:rsidR="00954A1A">
        <w:t>simulation parameters</w:t>
      </w:r>
      <w:bookmarkEnd w:id="1066"/>
    </w:p>
    <w:p w:rsidR="002A794C" w:rsidRDefault="002A794C" w:rsidP="00B80289">
      <w:pPr>
        <w:pStyle w:val="Heading4"/>
      </w:pPr>
      <w:bookmarkStart w:id="1067" w:name="_Toc463354025"/>
      <w:r>
        <w:t>Process Trigge</w:t>
      </w:r>
      <w:r w:rsidR="00B80289">
        <w:t>r(s):</w:t>
      </w:r>
      <w:bookmarkEnd w:id="1067"/>
    </w:p>
    <w:p w:rsidR="00B80289" w:rsidRDefault="00B80289" w:rsidP="004F3213">
      <w:pPr>
        <w:pStyle w:val="ListParagraph"/>
        <w:numPr>
          <w:ilvl w:val="0"/>
          <w:numId w:val="16"/>
        </w:numPr>
      </w:pPr>
      <w:r>
        <w:t xml:space="preserve">Repairs aborted – Let us assume that one customer per day needs to cancel the repair for one or another reason. </w:t>
      </w:r>
    </w:p>
    <w:p w:rsidR="00D548C3" w:rsidRDefault="00D548C3" w:rsidP="00D548C3">
      <w:pPr>
        <w:pStyle w:val="Heading4"/>
      </w:pPr>
      <w:bookmarkStart w:id="1068" w:name="_Toc463354026"/>
      <w:r>
        <w:t>Activity Durations</w:t>
      </w:r>
      <w:bookmarkEnd w:id="1068"/>
    </w:p>
    <w:p w:rsidR="00D548C3" w:rsidRDefault="00D548C3" w:rsidP="00D548C3">
      <w:r>
        <w:t xml:space="preserve">This example does not investigate the temporal perspective so we can omit the tasks’ durations. </w:t>
      </w:r>
    </w:p>
    <w:p w:rsidR="00D548C3" w:rsidRDefault="00D548C3" w:rsidP="00D548C3">
      <w:pPr>
        <w:pStyle w:val="Heading4"/>
      </w:pPr>
      <w:bookmarkStart w:id="1069" w:name="_Toc463354027"/>
      <w:r>
        <w:t>Decision points</w:t>
      </w:r>
      <w:bookmarkEnd w:id="1069"/>
    </w:p>
    <w:p w:rsidR="00D548C3" w:rsidRPr="00D548C3" w:rsidRDefault="00D548C3" w:rsidP="00D548C3">
      <w:r>
        <w:t xml:space="preserve">No additional decision points need to be modeled. </w:t>
      </w:r>
    </w:p>
    <w:p w:rsidR="00D548C3" w:rsidRDefault="00D548C3" w:rsidP="00D548C3">
      <w:pPr>
        <w:pStyle w:val="Heading4"/>
      </w:pPr>
      <w:bookmarkStart w:id="1070" w:name="_Toc463354028"/>
      <w:r>
        <w:t>Resources</w:t>
      </w:r>
      <w:bookmarkEnd w:id="1070"/>
    </w:p>
    <w:p w:rsidR="00D548C3" w:rsidRDefault="00D548C3" w:rsidP="00D548C3">
      <w:r>
        <w:t xml:space="preserve">This example does not deal with the resource perspective. </w:t>
      </w:r>
    </w:p>
    <w:p w:rsidR="00E95E88" w:rsidRDefault="00D548C3" w:rsidP="002A794C">
      <w:pPr>
        <w:pStyle w:val="Heading4"/>
      </w:pPr>
      <w:bookmarkStart w:id="1071" w:name="_Toc463354029"/>
      <w:r>
        <w:t>Results requested</w:t>
      </w:r>
      <w:bookmarkEnd w:id="1071"/>
    </w:p>
    <w:p w:rsidR="00D548C3" w:rsidRDefault="00D548C3" w:rsidP="00D548C3">
      <w:r>
        <w:t xml:space="preserve">In addition to the instance counts already requested in scenario 1, we will request: </w:t>
      </w:r>
    </w:p>
    <w:p w:rsidR="00D548C3" w:rsidRDefault="00D548C3" w:rsidP="004F3213">
      <w:pPr>
        <w:pStyle w:val="ListParagraph"/>
        <w:numPr>
          <w:ilvl w:val="0"/>
          <w:numId w:val="17"/>
        </w:numPr>
      </w:pPr>
      <w:r>
        <w:t xml:space="preserve">Number of instances of “Repairs aborted” start event. </w:t>
      </w:r>
    </w:p>
    <w:p w:rsidR="00D548C3" w:rsidRPr="00D548C3" w:rsidRDefault="00D548C3" w:rsidP="004F3213">
      <w:pPr>
        <w:pStyle w:val="ListParagraph"/>
        <w:numPr>
          <w:ilvl w:val="0"/>
          <w:numId w:val="17"/>
        </w:numPr>
      </w:pPr>
      <w:r>
        <w:t xml:space="preserve">Number of instances of “Repairs aborted” end event. </w:t>
      </w:r>
    </w:p>
    <w:p w:rsidR="005771F6" w:rsidRDefault="002A794C" w:rsidP="00D9211E">
      <w:pPr>
        <w:pStyle w:val="Heading3"/>
        <w:rPr>
          <w:rFonts w:eastAsiaTheme="majorEastAsia"/>
          <w:sz w:val="28"/>
        </w:rPr>
      </w:pPr>
      <w:bookmarkStart w:id="1072" w:name="_Toc463354030"/>
      <w:r>
        <w:t>How the model provides for that data to be captured</w:t>
      </w:r>
      <w:bookmarkEnd w:id="1072"/>
    </w:p>
    <w:p w:rsidR="0077002C" w:rsidRDefault="005771F6" w:rsidP="005771F6">
      <w:r>
        <w:t xml:space="preserve">Scenarios are cumulative so that we need only model any additions or overrides to scenario 1 here. In summary this means: </w:t>
      </w:r>
    </w:p>
    <w:p w:rsidR="005771F6" w:rsidRDefault="005771F6" w:rsidP="005771F6">
      <w:pPr>
        <w:pStyle w:val="Bulletted"/>
        <w:rPr>
          <w:rFonts w:eastAsiaTheme="majorEastAsia"/>
        </w:rPr>
      </w:pPr>
      <w:r>
        <w:rPr>
          <w:rFonts w:eastAsiaTheme="majorEastAsia"/>
        </w:rPr>
        <w:t>Define an additional scenario element</w:t>
      </w:r>
      <w:r w:rsidR="00FD7748">
        <w:rPr>
          <w:rFonts w:eastAsiaTheme="majorEastAsia"/>
        </w:rPr>
        <w:t xml:space="preserve"> using the </w:t>
      </w:r>
      <w:r w:rsidR="00D9211E">
        <w:rPr>
          <w:rFonts w:eastAsiaTheme="majorEastAsia"/>
        </w:rPr>
        <w:t>‘</w:t>
      </w:r>
      <w:r w:rsidR="00FD7748">
        <w:rPr>
          <w:rFonts w:eastAsiaTheme="majorEastAsia"/>
        </w:rPr>
        <w:t>inherits</w:t>
      </w:r>
      <w:r w:rsidR="00D9211E">
        <w:rPr>
          <w:rFonts w:eastAsiaTheme="majorEastAsia"/>
        </w:rPr>
        <w:t>’</w:t>
      </w:r>
      <w:r w:rsidR="00FD7748">
        <w:rPr>
          <w:rFonts w:eastAsiaTheme="majorEastAsia"/>
        </w:rPr>
        <w:t xml:space="preserve"> attribute to denote that this will extend the first scenario</w:t>
      </w:r>
      <w:r>
        <w:rPr>
          <w:rFonts w:eastAsiaTheme="majorEastAsia"/>
        </w:rPr>
        <w:t xml:space="preserve">. </w:t>
      </w:r>
    </w:p>
    <w:p w:rsidR="005771F6" w:rsidRDefault="005771F6" w:rsidP="005771F6">
      <w:pPr>
        <w:pStyle w:val="Bulletted"/>
        <w:rPr>
          <w:rFonts w:eastAsiaTheme="majorEastAsia"/>
        </w:rPr>
      </w:pPr>
      <w:r>
        <w:rPr>
          <w:rFonts w:eastAsiaTheme="majorEastAsia"/>
        </w:rPr>
        <w:t>Add parameters to the secondary path’s start event</w:t>
      </w:r>
      <w:r w:rsidR="00021145">
        <w:rPr>
          <w:rFonts w:eastAsiaTheme="majorEastAsia"/>
        </w:rPr>
        <w:t>.</w:t>
      </w:r>
    </w:p>
    <w:p w:rsidR="005771F6" w:rsidRPr="005771F6" w:rsidRDefault="00021145" w:rsidP="005771F6">
      <w:pPr>
        <w:pStyle w:val="Bulletted"/>
        <w:rPr>
          <w:rFonts w:eastAsiaTheme="majorEastAsia"/>
        </w:rPr>
      </w:pPr>
      <w:r>
        <w:rPr>
          <w:rFonts w:eastAsiaTheme="majorEastAsia"/>
        </w:rPr>
        <w:t>Add result request parameters as in scenario 1.</w:t>
      </w:r>
    </w:p>
    <w:p w:rsidR="005771F6" w:rsidRDefault="005771F6" w:rsidP="005771F6">
      <w:pPr>
        <w:pStyle w:val="Heading4"/>
        <w:rPr>
          <w:rFonts w:eastAsiaTheme="majorEastAsia"/>
        </w:rPr>
      </w:pPr>
      <w:bookmarkStart w:id="1073" w:name="_Toc463354031"/>
      <w:r>
        <w:rPr>
          <w:rFonts w:eastAsiaTheme="majorEastAsia"/>
        </w:rPr>
        <w:t>Define an additional scenario element</w:t>
      </w:r>
      <w:bookmarkEnd w:id="1073"/>
    </w:p>
    <w:p w:rsidR="00552F9C" w:rsidRPr="00552F9C" w:rsidRDefault="00552F9C" w:rsidP="00552F9C">
      <w:r>
        <w:t>Additional scenarios can simply be added as an ordered list. The order controls the overriding semantics.</w:t>
      </w:r>
    </w:p>
    <w:p w:rsidR="00552F9C" w:rsidRDefault="00552F9C" w:rsidP="00552F9C">
      <w:pPr>
        <w:pStyle w:val="Code"/>
        <w:ind w:left="720"/>
      </w:pPr>
      <w:r>
        <w:t>&lt;bpsim:</w:t>
      </w:r>
      <w:r w:rsidR="00CC6566">
        <w:t>BPSimData</w:t>
      </w:r>
      <w:r>
        <w:t xml:space="preserve"> xmlns:bpsim="</w:t>
      </w:r>
      <w:r w:rsidRPr="001A6972">
        <w:t>http://www.bpsim.org/schemas/</w:t>
      </w:r>
      <w:del w:id="1074" w:author="Simon Ringuette" w:date="2016-11-16T11:48:00Z">
        <w:r w:rsidRPr="001A6972" w:rsidDel="00522B46">
          <w:delText>1</w:delText>
        </w:r>
      </w:del>
      <w:ins w:id="1075" w:author="Simon Ringuette" w:date="2016-11-16T11:48:00Z">
        <w:r w:rsidR="00522B46">
          <w:t>2</w:t>
        </w:r>
      </w:ins>
      <w:r w:rsidRPr="001A6972">
        <w:t>.0"</w:t>
      </w:r>
      <w:r>
        <w:t>&gt;</w:t>
      </w:r>
    </w:p>
    <w:p w:rsidR="00552F9C" w:rsidRPr="00552F9C" w:rsidRDefault="00552F9C" w:rsidP="00552F9C">
      <w:pPr>
        <w:pStyle w:val="Code"/>
        <w:ind w:left="720"/>
      </w:pPr>
      <w:r>
        <w:t xml:space="preserve">    </w:t>
      </w:r>
      <w:r w:rsidRPr="00552F9C">
        <w:t xml:space="preserve">&lt;bpsim:Scenario id="default" name="Scenario 1: Main flow only"    </w:t>
      </w:r>
    </w:p>
    <w:p w:rsidR="00552F9C" w:rsidRPr="00552F9C" w:rsidRDefault="00552F9C" w:rsidP="00552F9C">
      <w:pPr>
        <w:pStyle w:val="Code"/>
        <w:ind w:left="720"/>
      </w:pPr>
      <w:r w:rsidRPr="00552F9C">
        <w:t xml:space="preserve">                  author="Tim Stephenson" created="2012-06-13T09:47:00"&gt;</w:t>
      </w:r>
    </w:p>
    <w:p w:rsidR="00552F9C" w:rsidRPr="00552F9C" w:rsidRDefault="00552F9C" w:rsidP="00552F9C">
      <w:pPr>
        <w:pStyle w:val="Code"/>
        <w:ind w:left="720"/>
      </w:pPr>
      <w:r w:rsidRPr="00552F9C">
        <w:t xml:space="preserve">        ...         </w:t>
      </w:r>
    </w:p>
    <w:p w:rsidR="00552F9C" w:rsidRPr="00552F9C" w:rsidRDefault="00552F9C" w:rsidP="00552F9C">
      <w:pPr>
        <w:pStyle w:val="Code"/>
        <w:ind w:left="720"/>
      </w:pPr>
      <w:r w:rsidRPr="00552F9C">
        <w:t xml:space="preserve">    &lt;/bpsim:Scenario&gt;</w:t>
      </w:r>
    </w:p>
    <w:p w:rsidR="00FD7748" w:rsidRDefault="00552F9C" w:rsidP="00552F9C">
      <w:pPr>
        <w:pStyle w:val="Code"/>
        <w:ind w:left="720"/>
        <w:rPr>
          <w:color w:val="FF0000"/>
        </w:rPr>
      </w:pPr>
      <w:r>
        <w:rPr>
          <w:color w:val="FF0000"/>
        </w:rPr>
        <w:t xml:space="preserve">    </w:t>
      </w:r>
      <w:r w:rsidRPr="00FF70AA">
        <w:rPr>
          <w:color w:val="FF0000"/>
        </w:rPr>
        <w:t>&lt;</w:t>
      </w:r>
      <w:r>
        <w:rPr>
          <w:color w:val="FF0000"/>
        </w:rPr>
        <w:t>bpsim:</w:t>
      </w:r>
      <w:r w:rsidRPr="00FF70AA">
        <w:rPr>
          <w:color w:val="FF0000"/>
        </w:rPr>
        <w:t>Scenario id="</w:t>
      </w:r>
      <w:r>
        <w:rPr>
          <w:color w:val="FF0000"/>
        </w:rPr>
        <w:t xml:space="preserve">S2" </w:t>
      </w:r>
      <w:r w:rsidR="00FD7748">
        <w:rPr>
          <w:color w:val="FF0000"/>
        </w:rPr>
        <w:t>inherits=</w:t>
      </w:r>
      <w:r w:rsidR="00FD7748" w:rsidRPr="00FF70AA">
        <w:rPr>
          <w:color w:val="FF0000"/>
        </w:rPr>
        <w:t>"</w:t>
      </w:r>
      <w:r w:rsidR="0038783E">
        <w:rPr>
          <w:color w:val="FF0000"/>
        </w:rPr>
        <w:t>S1</w:t>
      </w:r>
      <w:r w:rsidR="00FD7748">
        <w:rPr>
          <w:color w:val="FF0000"/>
        </w:rPr>
        <w:t>"</w:t>
      </w:r>
    </w:p>
    <w:p w:rsidR="00552F9C" w:rsidRPr="00FF70AA" w:rsidRDefault="00552F9C" w:rsidP="00FD7748">
      <w:pPr>
        <w:pStyle w:val="Code"/>
        <w:ind w:left="1440" w:firstLine="720"/>
        <w:rPr>
          <w:color w:val="FF0000"/>
        </w:rPr>
      </w:pPr>
      <w:r>
        <w:rPr>
          <w:color w:val="FF0000"/>
        </w:rPr>
        <w:t>name="</w:t>
      </w:r>
      <w:r w:rsidRPr="00552F9C">
        <w:rPr>
          <w:color w:val="FF0000"/>
        </w:rPr>
        <w:t>Scenario 2: Main and secondary paths</w:t>
      </w:r>
      <w:r>
        <w:rPr>
          <w:color w:val="FF0000"/>
        </w:rPr>
        <w:t>" ...&gt;</w:t>
      </w:r>
    </w:p>
    <w:p w:rsidR="00552F9C" w:rsidRPr="00FF70AA" w:rsidRDefault="00552F9C" w:rsidP="00552F9C">
      <w:pPr>
        <w:pStyle w:val="Code"/>
        <w:ind w:left="720"/>
        <w:rPr>
          <w:color w:val="FF0000"/>
        </w:rPr>
      </w:pPr>
      <w:r w:rsidRPr="00FF70AA">
        <w:rPr>
          <w:color w:val="FF0000"/>
        </w:rPr>
        <w:t xml:space="preserve">        </w:t>
      </w:r>
      <w:r>
        <w:rPr>
          <w:color w:val="FF0000"/>
        </w:rPr>
        <w:t>...</w:t>
      </w:r>
      <w:r w:rsidRPr="00FF70AA">
        <w:rPr>
          <w:color w:val="FF0000"/>
        </w:rPr>
        <w:t xml:space="preserve">         </w:t>
      </w:r>
    </w:p>
    <w:p w:rsidR="00552F9C" w:rsidRPr="00FF70AA" w:rsidRDefault="00552F9C" w:rsidP="00552F9C">
      <w:pPr>
        <w:pStyle w:val="Code"/>
        <w:ind w:left="720"/>
        <w:rPr>
          <w:color w:val="FF0000"/>
        </w:rPr>
      </w:pPr>
      <w:r w:rsidRPr="00FF70AA">
        <w:rPr>
          <w:color w:val="FF0000"/>
        </w:rPr>
        <w:t xml:space="preserve">    &lt;/</w:t>
      </w:r>
      <w:r>
        <w:rPr>
          <w:color w:val="FF0000"/>
        </w:rPr>
        <w:t>bpsim:Scenario&gt;</w:t>
      </w:r>
    </w:p>
    <w:p w:rsidR="00552F9C" w:rsidRDefault="00552F9C" w:rsidP="00776992">
      <w:pPr>
        <w:pStyle w:val="Code"/>
        <w:keepNext/>
        <w:ind w:left="720"/>
      </w:pPr>
      <w:r>
        <w:t>&lt;/bpsim:</w:t>
      </w:r>
      <w:r w:rsidR="00CC6566">
        <w:t>BPSimData</w:t>
      </w:r>
      <w:r>
        <w:t>&gt;</w:t>
      </w:r>
    </w:p>
    <w:p w:rsidR="006161E8" w:rsidRPr="006161E8" w:rsidRDefault="00776992" w:rsidP="00776992">
      <w:pPr>
        <w:pStyle w:val="Caption"/>
      </w:pPr>
      <w:r>
        <w:t xml:space="preserve">XML snippet </w:t>
      </w:r>
      <w:fldSimple w:instr=" SEQ XML_snippet \* ARABIC ">
        <w:r w:rsidR="00014DF3">
          <w:rPr>
            <w:noProof/>
          </w:rPr>
          <w:t>8</w:t>
        </w:r>
      </w:fldSimple>
      <w:r>
        <w:t>: Adding an additional scenario</w:t>
      </w:r>
    </w:p>
    <w:p w:rsidR="005771F6" w:rsidRDefault="00D9211E" w:rsidP="00D9211E">
      <w:pPr>
        <w:pStyle w:val="Heading4"/>
        <w:rPr>
          <w:rFonts w:eastAsiaTheme="majorEastAsia"/>
        </w:rPr>
      </w:pPr>
      <w:bookmarkStart w:id="1076" w:name="_Toc463354032"/>
      <w:r>
        <w:rPr>
          <w:rFonts w:eastAsiaTheme="majorEastAsia"/>
        </w:rPr>
        <w:lastRenderedPageBreak/>
        <w:t>Add parameters to the secondary path’s start event</w:t>
      </w:r>
      <w:bookmarkEnd w:id="1076"/>
    </w:p>
    <w:p w:rsidR="007F7C6A" w:rsidRDefault="00D9211E" w:rsidP="00D9211E">
      <w:r>
        <w:t xml:space="preserve">This is similar to the way that control parameters of the main start event were added in scenario 1. However it may be worth noting that in order to cancel one repair per day we need to discard the 10 repairs whose customer rejected the initial estimate leaving 1 of 20 repairs to be cancelled, which is to say a probability of 0.05. </w:t>
      </w:r>
    </w:p>
    <w:p w:rsidR="00BB3F6A" w:rsidRDefault="00BB3F6A" w:rsidP="00BB3F6A">
      <w:pPr>
        <w:pStyle w:val="Code"/>
        <w:ind w:left="720"/>
      </w:pPr>
    </w:p>
    <w:p w:rsidR="00BB3F6A" w:rsidRPr="00BB3F6A" w:rsidRDefault="00BB3F6A" w:rsidP="00BB3F6A">
      <w:pPr>
        <w:pStyle w:val="Code"/>
        <w:ind w:left="720"/>
      </w:pPr>
      <w:r w:rsidRPr="00BB3F6A">
        <w:rPr>
          <w:color w:val="FF0000"/>
        </w:rPr>
        <w:t>&lt;bpsim:ElementParameters elementRef="_F9A272EE-D325-44CF-AFFC-4A615D2C9971"&gt;</w:t>
      </w:r>
    </w:p>
    <w:p w:rsidR="00BB3F6A" w:rsidRPr="00BB3F6A" w:rsidRDefault="00BB3F6A" w:rsidP="0023338C">
      <w:pPr>
        <w:pStyle w:val="Code"/>
        <w:ind w:left="720" w:firstLine="720"/>
        <w:rPr>
          <w:color w:val="FF0000"/>
        </w:rPr>
      </w:pPr>
      <w:r w:rsidRPr="00BB3F6A">
        <w:rPr>
          <w:color w:val="FF0000"/>
        </w:rPr>
        <w:t>&lt;bpsim:ControlParameters&gt;</w:t>
      </w:r>
    </w:p>
    <w:p w:rsidR="0023338C" w:rsidRPr="0023338C" w:rsidRDefault="0023338C" w:rsidP="0023338C">
      <w:pPr>
        <w:pStyle w:val="Code"/>
        <w:ind w:left="1440" w:firstLine="720"/>
        <w:rPr>
          <w:color w:val="FF0000"/>
        </w:rPr>
      </w:pPr>
      <w:r w:rsidRPr="0023338C">
        <w:rPr>
          <w:color w:val="FF0000"/>
        </w:rPr>
        <w:t>&lt;bpsim:Probability&gt;</w:t>
      </w:r>
    </w:p>
    <w:p w:rsidR="0023338C" w:rsidRPr="0023338C" w:rsidRDefault="0023338C" w:rsidP="0023338C">
      <w:pPr>
        <w:pStyle w:val="Code"/>
        <w:ind w:left="2160" w:firstLine="720"/>
        <w:rPr>
          <w:color w:val="FF0000"/>
        </w:rPr>
      </w:pPr>
      <w:r w:rsidRPr="0023338C">
        <w:rPr>
          <w:color w:val="FF0000"/>
        </w:rPr>
        <w:t>&lt;bpsim:FloatingParameter value="0.05"/&gt;</w:t>
      </w:r>
    </w:p>
    <w:p w:rsidR="0023338C" w:rsidRPr="0023338C" w:rsidRDefault="0023338C" w:rsidP="0023338C">
      <w:pPr>
        <w:pStyle w:val="Code"/>
        <w:ind w:left="1440" w:firstLine="720"/>
        <w:rPr>
          <w:color w:val="FF0000"/>
        </w:rPr>
      </w:pPr>
      <w:r w:rsidRPr="0023338C">
        <w:rPr>
          <w:color w:val="FF0000"/>
        </w:rPr>
        <w:t>&lt;/bpsim:Probability&gt;</w:t>
      </w:r>
    </w:p>
    <w:p w:rsidR="0023338C" w:rsidRPr="0023338C" w:rsidRDefault="0023338C" w:rsidP="0023338C">
      <w:pPr>
        <w:pStyle w:val="Code"/>
        <w:ind w:left="1440" w:firstLine="720"/>
        <w:rPr>
          <w:color w:val="FF0000"/>
        </w:rPr>
      </w:pPr>
      <w:r w:rsidRPr="0023338C">
        <w:rPr>
          <w:color w:val="FF0000"/>
        </w:rPr>
        <w:t>&lt;bpsim:InterTriggerTimer&gt;</w:t>
      </w:r>
    </w:p>
    <w:p w:rsidR="0023338C" w:rsidRPr="0023338C" w:rsidRDefault="0023338C" w:rsidP="0023338C">
      <w:pPr>
        <w:pStyle w:val="Code"/>
        <w:ind w:left="2160" w:firstLine="720"/>
        <w:rPr>
          <w:color w:val="FF0000"/>
        </w:rPr>
      </w:pPr>
      <w:r w:rsidRPr="0023338C">
        <w:rPr>
          <w:color w:val="FF0000"/>
        </w:rPr>
        <w:t>&lt;bpsim:DurationParameter value="PT0M"/&gt;</w:t>
      </w:r>
    </w:p>
    <w:p w:rsidR="0023338C" w:rsidRPr="0023338C" w:rsidRDefault="0023338C" w:rsidP="0023338C">
      <w:pPr>
        <w:pStyle w:val="Code"/>
        <w:ind w:left="1440" w:firstLine="720"/>
        <w:rPr>
          <w:color w:val="FF0000"/>
        </w:rPr>
      </w:pPr>
      <w:r w:rsidRPr="0023338C">
        <w:rPr>
          <w:color w:val="FF0000"/>
        </w:rPr>
        <w:t>&lt;/bpsim:InterTriggerTimer&gt;</w:t>
      </w:r>
    </w:p>
    <w:p w:rsidR="0023338C" w:rsidRPr="0023338C" w:rsidRDefault="0023338C" w:rsidP="0023338C">
      <w:pPr>
        <w:pStyle w:val="Code"/>
        <w:ind w:left="1440" w:firstLine="720"/>
        <w:rPr>
          <w:color w:val="FF0000"/>
        </w:rPr>
      </w:pPr>
      <w:r w:rsidRPr="0023338C">
        <w:rPr>
          <w:color w:val="FF0000"/>
        </w:rPr>
        <w:t>&lt;bpsim:TriggerCount&gt;</w:t>
      </w:r>
    </w:p>
    <w:p w:rsidR="0023338C" w:rsidRPr="0023338C" w:rsidRDefault="0023338C" w:rsidP="0023338C">
      <w:pPr>
        <w:pStyle w:val="Code"/>
        <w:ind w:left="2160" w:firstLine="720"/>
        <w:rPr>
          <w:color w:val="FF0000"/>
        </w:rPr>
      </w:pPr>
      <w:r w:rsidRPr="0023338C">
        <w:rPr>
          <w:color w:val="FF0000"/>
        </w:rPr>
        <w:t>&lt;bpsim:ResultRequest&gt;count&lt;/bpsim:ResultRequest&gt;</w:t>
      </w:r>
    </w:p>
    <w:p w:rsidR="0023338C" w:rsidRPr="0023338C" w:rsidRDefault="0023338C" w:rsidP="0023338C">
      <w:pPr>
        <w:pStyle w:val="Code"/>
        <w:ind w:left="1440" w:firstLine="720"/>
        <w:rPr>
          <w:color w:val="FF0000"/>
        </w:rPr>
      </w:pPr>
      <w:r>
        <w:rPr>
          <w:color w:val="FF0000"/>
        </w:rPr>
        <w:t xml:space="preserve">      </w:t>
      </w:r>
      <w:r w:rsidRPr="0023338C">
        <w:rPr>
          <w:color w:val="FF0000"/>
        </w:rPr>
        <w:t>&lt;bpsim:NumericParameter value="1"/&gt;</w:t>
      </w:r>
    </w:p>
    <w:p w:rsidR="0023338C" w:rsidRDefault="0023338C" w:rsidP="0023338C">
      <w:pPr>
        <w:pStyle w:val="Code"/>
        <w:rPr>
          <w:color w:val="FF0000"/>
        </w:rPr>
      </w:pPr>
      <w:r w:rsidRPr="0023338C">
        <w:rPr>
          <w:color w:val="FF0000"/>
        </w:rPr>
        <w:t xml:space="preserve">                  &lt;/bpsim:TriggerCount&gt;</w:t>
      </w:r>
    </w:p>
    <w:p w:rsidR="00BB3F6A" w:rsidRPr="00BB3F6A" w:rsidRDefault="00BB3F6A" w:rsidP="0023338C">
      <w:pPr>
        <w:pStyle w:val="Code"/>
        <w:ind w:left="720" w:firstLine="720"/>
        <w:rPr>
          <w:color w:val="FF0000"/>
        </w:rPr>
      </w:pPr>
      <w:r w:rsidRPr="00BB3F6A">
        <w:rPr>
          <w:color w:val="FF0000"/>
        </w:rPr>
        <w:t>&lt;/bpsim:ControlParameters&gt;</w:t>
      </w:r>
    </w:p>
    <w:p w:rsidR="00BB3F6A" w:rsidRDefault="00BB3F6A" w:rsidP="00BB3F6A">
      <w:pPr>
        <w:pStyle w:val="Code"/>
        <w:ind w:firstLine="720"/>
      </w:pPr>
      <w:r w:rsidRPr="00BB3F6A">
        <w:rPr>
          <w:color w:val="FF0000"/>
        </w:rPr>
        <w:t>&lt;/bpsim:ElementParameters&gt;</w:t>
      </w:r>
      <w:r w:rsidR="007F7C6A">
        <w:tab/>
      </w:r>
    </w:p>
    <w:p w:rsidR="007F7C6A" w:rsidRDefault="007F7C6A" w:rsidP="00BB3F6A">
      <w:pPr>
        <w:pStyle w:val="Code"/>
        <w:ind w:left="1440" w:firstLine="720"/>
      </w:pPr>
      <w:r>
        <w:t>...</w:t>
      </w:r>
    </w:p>
    <w:p w:rsidR="007F7C6A" w:rsidRPr="00D9211E" w:rsidRDefault="00126B3A" w:rsidP="00126B3A">
      <w:pPr>
        <w:pStyle w:val="Caption"/>
      </w:pPr>
      <w:r>
        <w:t xml:space="preserve">XML snippet </w:t>
      </w:r>
      <w:fldSimple w:instr=" SEQ XML_snippet \* ARABIC ">
        <w:r w:rsidR="00014DF3">
          <w:rPr>
            <w:noProof/>
          </w:rPr>
          <w:t>9</w:t>
        </w:r>
      </w:fldSimple>
      <w:r>
        <w:t>: Parameters for the ‘Repairs aborted’ event.</w:t>
      </w:r>
    </w:p>
    <w:p w:rsidR="005407BB" w:rsidRDefault="005407BB" w:rsidP="005407BB">
      <w:pPr>
        <w:pStyle w:val="Heading2"/>
        <w:rPr>
          <w:noProof/>
        </w:rPr>
      </w:pPr>
      <w:bookmarkStart w:id="1077" w:name="_Toc463354033"/>
      <w:r>
        <w:rPr>
          <w:noProof/>
        </w:rPr>
        <w:t>Conclusions and further investigations</w:t>
      </w:r>
      <w:bookmarkEnd w:id="1077"/>
    </w:p>
    <w:p w:rsidR="00A57545" w:rsidRDefault="00A57545" w:rsidP="00A57545">
      <w:pPr>
        <w:spacing w:before="0" w:after="0"/>
        <w:jc w:val="both"/>
      </w:pPr>
      <w:r w:rsidRPr="00A57545">
        <w:rPr>
          <w:i/>
        </w:rPr>
        <w:t>Where</w:t>
      </w:r>
      <w:r>
        <w:t xml:space="preserve"> the repair is aborted is not </w:t>
      </w:r>
      <w:r w:rsidR="00D6485C">
        <w:t>defined in this</w:t>
      </w:r>
      <w:r>
        <w:t xml:space="preserve"> process model. </w:t>
      </w:r>
      <w:r w:rsidRPr="00A57545">
        <w:rPr>
          <w:i/>
        </w:rPr>
        <w:t>When</w:t>
      </w:r>
      <w:r>
        <w:t xml:space="preserve"> the repair is aborted is not the subject of this simulation scenario, which confines itself to control parameters only, but in the interests of not leaving it undefined setting the inter trigger time to 0 indicates it should happen straight after the process start. </w:t>
      </w:r>
    </w:p>
    <w:p w:rsidR="00A57545" w:rsidRDefault="00A57545" w:rsidP="00A57545">
      <w:pPr>
        <w:spacing w:before="0" w:after="0"/>
        <w:jc w:val="both"/>
      </w:pPr>
      <w:r>
        <w:t xml:space="preserve">Therefore if it is desired to know more about the way the repair can be aborted the reader may wish to: </w:t>
      </w:r>
    </w:p>
    <w:p w:rsidR="00A57545" w:rsidRDefault="00A57545" w:rsidP="00A57545">
      <w:pPr>
        <w:pStyle w:val="ListParagraph"/>
        <w:numPr>
          <w:ilvl w:val="0"/>
          <w:numId w:val="24"/>
        </w:numPr>
        <w:spacing w:before="0" w:after="0"/>
        <w:jc w:val="both"/>
      </w:pPr>
      <w:r>
        <w:t>Investigate the temporal perspective of this process model ; and / or</w:t>
      </w:r>
    </w:p>
    <w:p w:rsidR="00A57545" w:rsidRPr="00A57545" w:rsidRDefault="00A57545" w:rsidP="00A57545">
      <w:pPr>
        <w:pStyle w:val="ListParagraph"/>
        <w:numPr>
          <w:ilvl w:val="0"/>
          <w:numId w:val="24"/>
        </w:numPr>
        <w:spacing w:before="0" w:after="0"/>
        <w:jc w:val="both"/>
      </w:pPr>
      <w:r>
        <w:t xml:space="preserve">Change the process model and perform a new set of simulation scenarios. </w:t>
      </w:r>
    </w:p>
    <w:p w:rsidR="00A57545" w:rsidRDefault="00A57545" w:rsidP="00D9211E">
      <w:pPr>
        <w:pStyle w:val="Heading4"/>
        <w:rPr>
          <w:rFonts w:asciiTheme="majorHAnsi" w:eastAsiaTheme="majorEastAsia" w:hAnsiTheme="majorHAnsi"/>
          <w:kern w:val="32"/>
          <w:sz w:val="32"/>
          <w:szCs w:val="32"/>
        </w:rPr>
      </w:pPr>
      <w:r>
        <w:br w:type="page"/>
      </w:r>
    </w:p>
    <w:p w:rsidR="00DA5760" w:rsidRDefault="00DA5760" w:rsidP="00DA5760">
      <w:pPr>
        <w:pStyle w:val="Heading1"/>
      </w:pPr>
      <w:bookmarkStart w:id="1078" w:name="_Toc463354034"/>
      <w:r>
        <w:lastRenderedPageBreak/>
        <w:t>Example 2: Originating a home loan</w:t>
      </w:r>
      <w:bookmarkEnd w:id="1078"/>
    </w:p>
    <w:p w:rsidR="00DA5760" w:rsidRDefault="00DA5760" w:rsidP="00DA5760">
      <w:pPr>
        <w:pStyle w:val="Heading2"/>
      </w:pPr>
      <w:bookmarkStart w:id="1079" w:name="_Toc463354035"/>
      <w:r>
        <w:t>Use</w:t>
      </w:r>
      <w:r>
        <w:rPr>
          <w:rFonts w:eastAsia="Liberation Sans"/>
        </w:rPr>
        <w:t xml:space="preserve"> </w:t>
      </w:r>
      <w:r>
        <w:t>Case</w:t>
      </w:r>
      <w:r>
        <w:rPr>
          <w:rFonts w:eastAsia="Liberation Sans"/>
        </w:rPr>
        <w:t>: Originate a home loan</w:t>
      </w:r>
      <w:bookmarkEnd w:id="1079"/>
    </w:p>
    <w:tbl>
      <w:tblPr>
        <w:tblStyle w:val="TableGrid"/>
        <w:tblW w:w="0" w:type="auto"/>
        <w:tblLook w:val="04A0" w:firstRow="1" w:lastRow="0" w:firstColumn="1" w:lastColumn="0" w:noHBand="0" w:noVBand="1"/>
      </w:tblPr>
      <w:tblGrid>
        <w:gridCol w:w="1951"/>
        <w:gridCol w:w="8237"/>
      </w:tblGrid>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 xml:space="preserve">Primary Actor </w:t>
            </w:r>
          </w:p>
        </w:tc>
        <w:tc>
          <w:tcPr>
            <w:tcW w:w="8237" w:type="dxa"/>
          </w:tcPr>
          <w:p w:rsidR="00DA5760" w:rsidRPr="00D17E89" w:rsidRDefault="00DA5760" w:rsidP="00916EC6">
            <w:pPr>
              <w:rPr>
                <w:rFonts w:eastAsiaTheme="majorEastAsia"/>
              </w:rPr>
            </w:pPr>
            <w:r w:rsidRPr="00D17E89">
              <w:rPr>
                <w:rFonts w:eastAsiaTheme="majorEastAsia"/>
              </w:rPr>
              <w:t>Loan Officer (may be at a Clerk or Supervisor level).</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Secondary Actors</w:t>
            </w:r>
          </w:p>
        </w:tc>
        <w:tc>
          <w:tcPr>
            <w:tcW w:w="8237" w:type="dxa"/>
          </w:tcPr>
          <w:p w:rsidR="00DA5760" w:rsidRPr="00D17E89" w:rsidRDefault="00DA5760" w:rsidP="00916EC6">
            <w:pPr>
              <w:rPr>
                <w:rFonts w:eastAsiaTheme="majorEastAsia"/>
              </w:rPr>
            </w:pPr>
            <w:r w:rsidRPr="00D17E89">
              <w:rPr>
                <w:rFonts w:eastAsiaTheme="majorEastAsia"/>
              </w:rPr>
              <w:t xml:space="preserve">Borrower, </w:t>
            </w:r>
            <w:del w:id="1080" w:author="Geoff Hook" w:date="2016-09-19T14:04:00Z">
              <w:r w:rsidRPr="00D17E89" w:rsidDel="00B3742B">
                <w:rPr>
                  <w:rFonts w:eastAsiaTheme="majorEastAsia"/>
                </w:rPr>
                <w:delText xml:space="preserve"> </w:delText>
              </w:r>
            </w:del>
            <w:r w:rsidRPr="00D17E89">
              <w:rPr>
                <w:rFonts w:eastAsiaTheme="majorEastAsia"/>
              </w:rPr>
              <w:t>Title Researcher, Underwriter</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 xml:space="preserve">Scope </w:t>
            </w:r>
          </w:p>
        </w:tc>
        <w:tc>
          <w:tcPr>
            <w:tcW w:w="8237" w:type="dxa"/>
          </w:tcPr>
          <w:p w:rsidR="00DA5760" w:rsidRPr="00D17E89" w:rsidRDefault="00DA5760" w:rsidP="00916EC6">
            <w:pPr>
              <w:rPr>
                <w:rFonts w:eastAsiaTheme="majorEastAsia"/>
              </w:rPr>
            </w:pPr>
            <w:r w:rsidRPr="00D17E89">
              <w:rPr>
                <w:rFonts w:eastAsiaTheme="majorEastAsia"/>
              </w:rPr>
              <w:t xml:space="preserve">“System” means all computer systems combined. </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Level</w:t>
            </w:r>
          </w:p>
        </w:tc>
        <w:tc>
          <w:tcPr>
            <w:tcW w:w="8237" w:type="dxa"/>
          </w:tcPr>
          <w:p w:rsidR="00DA5760" w:rsidRPr="00D17E89" w:rsidRDefault="00DA5760" w:rsidP="00916EC6">
            <w:pPr>
              <w:rPr>
                <w:rFonts w:eastAsiaTheme="majorEastAsia"/>
              </w:rPr>
            </w:pPr>
            <w:r w:rsidRPr="00D17E89">
              <w:rPr>
                <w:rFonts w:eastAsiaTheme="majorEastAsia"/>
              </w:rPr>
              <w:t>Summary</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Trigger</w:t>
            </w:r>
          </w:p>
        </w:tc>
        <w:tc>
          <w:tcPr>
            <w:tcW w:w="8237" w:type="dxa"/>
          </w:tcPr>
          <w:p w:rsidR="00DA5760" w:rsidRPr="00D17E89" w:rsidRDefault="00DA5760" w:rsidP="00916EC6">
            <w:pPr>
              <w:rPr>
                <w:rFonts w:eastAsiaTheme="majorEastAsia"/>
              </w:rPr>
            </w:pPr>
            <w:r w:rsidRPr="00D17E89">
              <w:rPr>
                <w:rFonts w:eastAsiaTheme="majorEastAsia"/>
              </w:rPr>
              <w:t xml:space="preserve">Borrowers arrive throughout the standard business day to apply for a home loan, providing a completed loan application to a Loan Officer.  </w:t>
            </w:r>
          </w:p>
        </w:tc>
      </w:tr>
    </w:tbl>
    <w:p w:rsidR="00DA5760" w:rsidRDefault="0031384E" w:rsidP="00DA5760">
      <w:pPr>
        <w:pStyle w:val="Heading3"/>
      </w:pPr>
      <w:bookmarkStart w:id="1081" w:name="_Toc463354036"/>
      <w:r>
        <w:t>Process Description</w:t>
      </w:r>
      <w:bookmarkEnd w:id="1081"/>
    </w:p>
    <w:p w:rsidR="00DA5760" w:rsidRDefault="00DA5760" w:rsidP="004F3213">
      <w:pPr>
        <w:pStyle w:val="ListParagraph"/>
        <w:numPr>
          <w:ilvl w:val="0"/>
          <w:numId w:val="5"/>
        </w:numPr>
      </w:pPr>
      <w:r>
        <w:t>A Loan Officer receives the completed loan application from the borrower, and enters it into the loan origination system.</w:t>
      </w:r>
    </w:p>
    <w:p w:rsidR="00DA5760" w:rsidRDefault="00DA5760" w:rsidP="004F3213">
      <w:pPr>
        <w:pStyle w:val="ListParagraph"/>
        <w:numPr>
          <w:ilvl w:val="0"/>
          <w:numId w:val="5"/>
        </w:numPr>
      </w:pPr>
      <w:r>
        <w:t>A Loan Officer then verifies provided employment information, recording the result of his/her investigations.</w:t>
      </w:r>
    </w:p>
    <w:p w:rsidR="00DA5760" w:rsidRDefault="00DA5760" w:rsidP="004F3213">
      <w:pPr>
        <w:pStyle w:val="ListParagraph"/>
        <w:numPr>
          <w:ilvl w:val="0"/>
          <w:numId w:val="5"/>
        </w:numPr>
      </w:pPr>
      <w:r>
        <w:t>The Borrower’s credit score and report are requested of and received from the three credit bureaux in a consolidated form.</w:t>
      </w:r>
    </w:p>
    <w:p w:rsidR="00DA5760" w:rsidRDefault="00DA5760" w:rsidP="004F3213">
      <w:pPr>
        <w:pStyle w:val="ListParagraph"/>
        <w:numPr>
          <w:ilvl w:val="0"/>
          <w:numId w:val="5"/>
        </w:numPr>
      </w:pPr>
      <w:r>
        <w:t>A Title Researcher searches the county title records for the property in question, and then determines whether or not the property is correctly listed and free of liens.</w:t>
      </w:r>
    </w:p>
    <w:p w:rsidR="00DA5760" w:rsidRDefault="00DA5760" w:rsidP="004F3213">
      <w:pPr>
        <w:pStyle w:val="ListParagraph"/>
        <w:numPr>
          <w:ilvl w:val="0"/>
          <w:numId w:val="5"/>
        </w:numPr>
      </w:pPr>
      <w:r>
        <w:t>A Loan Officer assembles and reviews the case file (loan application with employment verification, credit score and report, and title results) to approve or reject the application.</w:t>
      </w:r>
    </w:p>
    <w:p w:rsidR="00DA5760" w:rsidRDefault="00DA5760" w:rsidP="004F3213">
      <w:pPr>
        <w:pStyle w:val="ListParagraph"/>
        <w:numPr>
          <w:ilvl w:val="0"/>
          <w:numId w:val="5"/>
        </w:numPr>
      </w:pPr>
      <w:r>
        <w:t>If rejected, a Loan Officer sends a rejection notice to the Borrower, and then closes out the rejected case file.</w:t>
      </w:r>
    </w:p>
    <w:p w:rsidR="00DA5760" w:rsidRDefault="00DA5760" w:rsidP="004F3213">
      <w:pPr>
        <w:pStyle w:val="ListParagraph"/>
        <w:numPr>
          <w:ilvl w:val="0"/>
          <w:numId w:val="5"/>
        </w:numPr>
      </w:pPr>
      <w:r>
        <w:t>If approved, a Loan Officer sends an approval notice to the Borrower, and then forwards the case file to an Underwriter.</w:t>
      </w:r>
    </w:p>
    <w:p w:rsidR="00DA5760" w:rsidRDefault="00DA5760" w:rsidP="004F3213">
      <w:pPr>
        <w:pStyle w:val="ListParagraph"/>
        <w:numPr>
          <w:ilvl w:val="0"/>
          <w:numId w:val="5"/>
        </w:numPr>
      </w:pPr>
      <w:r>
        <w:t>An Underwriter underwrites the loan based on the case file, returning it to the Loan Officer, but if this takes more than an hour, then standard loan terms are assigned.</w:t>
      </w:r>
    </w:p>
    <w:p w:rsidR="00DA5760" w:rsidRDefault="00DA5760" w:rsidP="00DA5760">
      <w:pPr>
        <w:pStyle w:val="ListParagraph"/>
        <w:numPr>
          <w:ilvl w:val="0"/>
          <w:numId w:val="5"/>
        </w:numPr>
        <w:sectPr w:rsidR="00DA5760" w:rsidSect="00DA5760">
          <w:pgSz w:w="12240" w:h="15840"/>
          <w:pgMar w:top="1134" w:right="1134" w:bottom="1134" w:left="1134" w:header="720" w:footer="720" w:gutter="0"/>
          <w:cols w:space="720"/>
          <w:formProt w:val="0"/>
          <w:docGrid w:linePitch="360"/>
        </w:sectPr>
      </w:pPr>
      <w:del w:id="1082" w:author="Geoff Hook" w:date="2016-07-18T13:17:00Z">
        <w:r w:rsidDel="00FA3A2B">
          <w:delText xml:space="preserve">The </w:delText>
        </w:r>
      </w:del>
      <w:ins w:id="1083" w:author="Geoff Hook" w:date="2016-07-18T13:17:00Z">
        <w:r w:rsidR="00FA3A2B">
          <w:t xml:space="preserve">A </w:t>
        </w:r>
      </w:ins>
      <w:r>
        <w:t>Loan Officer then closes out the approved case file</w:t>
      </w:r>
      <w:r w:rsidR="00345F6A">
        <w:t>.</w:t>
      </w:r>
    </w:p>
    <w:p w:rsidR="00DA5760" w:rsidRPr="0017517F" w:rsidRDefault="00DA5760" w:rsidP="00DA5760">
      <w:pPr>
        <w:pStyle w:val="Heading2"/>
      </w:pPr>
      <w:bookmarkStart w:id="1084" w:name="_Toc463354037"/>
      <w:r w:rsidRPr="0017517F">
        <w:lastRenderedPageBreak/>
        <w:t>BPMN 2.0 Diagram of</w:t>
      </w:r>
      <w:r>
        <w:t>: Originate a home loan</w:t>
      </w:r>
      <w:bookmarkEnd w:id="1084"/>
    </w:p>
    <w:p w:rsidR="00DA5760" w:rsidRPr="00065F62" w:rsidRDefault="00DA5760" w:rsidP="00DA5760">
      <w:pPr>
        <w:pStyle w:val="Textbody"/>
      </w:pPr>
    </w:p>
    <w:p w:rsidR="00DA5760" w:rsidRDefault="00DA5760" w:rsidP="00DA5760">
      <w:pPr>
        <w:sectPr w:rsidR="00DA5760" w:rsidSect="00B010C3">
          <w:pgSz w:w="15840" w:h="12240" w:orient="landscape"/>
          <w:pgMar w:top="1134" w:right="1134" w:bottom="1134" w:left="1134" w:header="720" w:footer="720" w:gutter="0"/>
          <w:cols w:space="720"/>
          <w:formProt w:val="0"/>
          <w:docGrid w:linePitch="360"/>
        </w:sectPr>
      </w:pPr>
      <w:r>
        <w:object w:dxaOrig="23024" w:dyaOrig="13873">
          <v:shape id="_x0000_i1026" type="#_x0000_t75" style="width:678pt;height:408.75pt" o:ole="">
            <v:imagedata r:id="rId18" o:title=""/>
          </v:shape>
          <o:OLEObject Type="Embed" ProgID="Visio.Drawing.11" ShapeID="_x0000_i1026" DrawAspect="Content" ObjectID="_1543859492" r:id="rId19"/>
        </w:object>
      </w:r>
    </w:p>
    <w:p w:rsidR="00DA5760" w:rsidRDefault="00DA5760" w:rsidP="00135473">
      <w:pPr>
        <w:pStyle w:val="Heading2"/>
      </w:pPr>
      <w:bookmarkStart w:id="1085" w:name="_Toc463354038"/>
      <w:r>
        <w:lastRenderedPageBreak/>
        <w:t xml:space="preserve">Simulation scenario 1: </w:t>
      </w:r>
      <w:r w:rsidR="00916EC6">
        <w:t xml:space="preserve">Explore </w:t>
      </w:r>
      <w:r w:rsidR="00DB25FA">
        <w:t xml:space="preserve">temporal </w:t>
      </w:r>
      <w:r w:rsidR="00916EC6">
        <w:t>perspective</w:t>
      </w:r>
      <w:bookmarkEnd w:id="1085"/>
      <w:r>
        <w:t xml:space="preserve">  </w:t>
      </w:r>
    </w:p>
    <w:p w:rsidR="004948E3" w:rsidRDefault="004948E3" w:rsidP="004948E3">
      <w:pPr>
        <w:pStyle w:val="Heading3"/>
      </w:pPr>
      <w:bookmarkStart w:id="1086" w:name="_Toc463354039"/>
      <w:r>
        <w:t>Approach / Hypothesis</w:t>
      </w:r>
      <w:bookmarkEnd w:id="1086"/>
    </w:p>
    <w:p w:rsidR="004948E3" w:rsidRDefault="004948E3" w:rsidP="004948E3">
      <w:r>
        <w:t xml:space="preserve">As in the previous use case we assume that neither simulation nor process execution has yet been performed so we wish to validate the </w:t>
      </w:r>
      <w:r w:rsidR="00916EC6">
        <w:t xml:space="preserve">control perspective </w:t>
      </w:r>
      <w:r>
        <w:t xml:space="preserve">of the process model. </w:t>
      </w:r>
    </w:p>
    <w:p w:rsidR="004948E3" w:rsidRDefault="004948E3" w:rsidP="004948E3">
      <w:r>
        <w:t xml:space="preserve">We will then go on to consider the temporal aspects of the model. </w:t>
      </w:r>
      <w:del w:id="1087" w:author="Geoff Hook" w:date="2016-09-19T14:04:00Z">
        <w:r w:rsidDel="00B3742B">
          <w:delText>Specifically</w:delText>
        </w:r>
      </w:del>
      <w:ins w:id="1088" w:author="Geoff Hook" w:date="2016-09-19T14:04:00Z">
        <w:r w:rsidR="00B3742B">
          <w:t>Specifically,</w:t>
        </w:r>
      </w:ins>
      <w:r>
        <w:t xml:space="preserve"> we will look at finding values for these questions: </w:t>
      </w:r>
    </w:p>
    <w:p w:rsidR="004948E3" w:rsidRDefault="004948E3" w:rsidP="004948E3">
      <w:r>
        <w:t>•</w:t>
      </w:r>
      <w:r>
        <w:tab/>
        <w:t xml:space="preserve">What is the mean cycle time (time-in-system)? </w:t>
      </w:r>
    </w:p>
    <w:p w:rsidR="004948E3" w:rsidRDefault="004948E3" w:rsidP="004948E3">
      <w:r>
        <w:t>•</w:t>
      </w:r>
      <w:r>
        <w:tab/>
        <w:t>What is the mean wait time for each loan as a whole? And broken down by task?</w:t>
      </w:r>
    </w:p>
    <w:p w:rsidR="004948E3" w:rsidRDefault="004948E3" w:rsidP="004948E3">
      <w:r>
        <w:t>•</w:t>
      </w:r>
      <w:r>
        <w:tab/>
        <w:t xml:space="preserve">Is all the process sustainable, in other words </w:t>
      </w:r>
      <w:r w:rsidR="0031384E">
        <w:t xml:space="preserve">does a backlog of work build up and </w:t>
      </w:r>
      <w:r>
        <w:t xml:space="preserve">is all work completed by end of day? </w:t>
      </w:r>
    </w:p>
    <w:p w:rsidR="004948E3" w:rsidRDefault="004948E3" w:rsidP="004948E3">
      <w:r>
        <w:t>As before this is initially to confirm that the model approximates to our real-world experience. Then we will consider some changes to the temporal parameters to evaluate their impact on the overall cycle time.</w:t>
      </w:r>
    </w:p>
    <w:p w:rsidR="00DA5760" w:rsidRDefault="00DA5760" w:rsidP="00135473">
      <w:pPr>
        <w:pStyle w:val="Heading3"/>
      </w:pPr>
      <w:r>
        <w:t xml:space="preserve"> </w:t>
      </w:r>
      <w:bookmarkStart w:id="1089" w:name="_Toc463354040"/>
      <w:r>
        <w:t>Goal</w:t>
      </w:r>
      <w:bookmarkEnd w:id="1089"/>
      <w:r>
        <w:t xml:space="preserve"> </w:t>
      </w:r>
    </w:p>
    <w:p w:rsidR="00DA5760" w:rsidRDefault="001D2054">
      <w:r>
        <w:t xml:space="preserve">Identify potential bottlenecks in the AS-IS process and potential ways to alleviate them. </w:t>
      </w:r>
    </w:p>
    <w:p w:rsidR="00DA5760" w:rsidRDefault="00DA5760" w:rsidP="00135473">
      <w:pPr>
        <w:pStyle w:val="Heading3"/>
      </w:pPr>
      <w:bookmarkStart w:id="1090" w:name="_Toc463354041"/>
      <w:r>
        <w:t xml:space="preserve">Identification of </w:t>
      </w:r>
      <w:r w:rsidR="00954A1A">
        <w:t>simulation parameters</w:t>
      </w:r>
      <w:bookmarkEnd w:id="1090"/>
    </w:p>
    <w:p w:rsidR="00DA5760" w:rsidRDefault="00DA5760" w:rsidP="00DA5760">
      <w:r>
        <w:t xml:space="preserve">The simulation inputs are as follows: </w:t>
      </w:r>
    </w:p>
    <w:p w:rsidR="00BE7346" w:rsidRDefault="00416099" w:rsidP="005771F6">
      <w:pPr>
        <w:pStyle w:val="Heading4"/>
      </w:pPr>
      <w:bookmarkStart w:id="1091" w:name="_Toc463354042"/>
      <w:r>
        <w:t>Simulation parameters</w:t>
      </w:r>
      <w:bookmarkEnd w:id="1091"/>
    </w:p>
    <w:p w:rsidR="00F178C4" w:rsidRDefault="00BE7346" w:rsidP="00BE7346">
      <w:r>
        <w:t>We will run th</w:t>
      </w:r>
      <w:r w:rsidR="0024563C">
        <w:t>is example with the same scenario parameters as previously</w:t>
      </w:r>
      <w:r>
        <w:t>.</w:t>
      </w:r>
      <w:r w:rsidR="00F178C4">
        <w:t xml:space="preserve"> </w:t>
      </w:r>
    </w:p>
    <w:p w:rsidR="00416099" w:rsidRDefault="00416099" w:rsidP="004F3213">
      <w:pPr>
        <w:pStyle w:val="ListParagraph"/>
        <w:numPr>
          <w:ilvl w:val="0"/>
          <w:numId w:val="16"/>
        </w:numPr>
      </w:pPr>
      <w:r>
        <w:t>Duration: 40 hours</w:t>
      </w:r>
      <w:del w:id="1092" w:author="Geoff Hook" w:date="2016-09-19T14:05:00Z">
        <w:r w:rsidR="00BE7346" w:rsidDel="00B3742B">
          <w:delText>.</w:delText>
        </w:r>
        <w:r w:rsidDel="00B3742B">
          <w:delText xml:space="preserve"> </w:delText>
        </w:r>
      </w:del>
    </w:p>
    <w:p w:rsidR="00416099" w:rsidRDefault="00416099" w:rsidP="004F3213">
      <w:pPr>
        <w:pStyle w:val="ListParagraph"/>
        <w:numPr>
          <w:ilvl w:val="0"/>
          <w:numId w:val="16"/>
        </w:numPr>
      </w:pPr>
      <w:r>
        <w:t>Replications: 3</w:t>
      </w:r>
    </w:p>
    <w:p w:rsidR="00416099" w:rsidRPr="00416099" w:rsidRDefault="00416099" w:rsidP="004F3213">
      <w:pPr>
        <w:pStyle w:val="ListParagraph"/>
        <w:numPr>
          <w:ilvl w:val="0"/>
          <w:numId w:val="16"/>
        </w:numPr>
      </w:pPr>
      <w:r>
        <w:t>Time unit: minutes</w:t>
      </w:r>
    </w:p>
    <w:p w:rsidR="00DA5760" w:rsidRDefault="005771F6" w:rsidP="005771F6">
      <w:pPr>
        <w:pStyle w:val="Heading4"/>
      </w:pPr>
      <w:bookmarkStart w:id="1093" w:name="_Toc463354043"/>
      <w:r>
        <w:t>Process Triggers</w:t>
      </w:r>
      <w:bookmarkEnd w:id="1093"/>
    </w:p>
    <w:p w:rsidR="00DA5760" w:rsidRDefault="00DA5760" w:rsidP="004F3213">
      <w:pPr>
        <w:pStyle w:val="ListParagraph"/>
        <w:numPr>
          <w:ilvl w:val="0"/>
          <w:numId w:val="6"/>
        </w:numPr>
      </w:pPr>
      <w:r>
        <w:t>30 loan applications for a</w:t>
      </w:r>
      <w:r w:rsidR="00EB1D9D">
        <w:t xml:space="preserve">n </w:t>
      </w:r>
      <w:del w:id="1094" w:author="Geoff Hook" w:date="2016-09-19T14:04:00Z">
        <w:r w:rsidR="00EB1D9D" w:rsidDel="00B3742B">
          <w:delText>eight hour</w:delText>
        </w:r>
      </w:del>
      <w:ins w:id="1095" w:author="Geoff Hook" w:date="2016-09-19T14:04:00Z">
        <w:r w:rsidR="00B3742B">
          <w:t>eight-hour</w:t>
        </w:r>
      </w:ins>
      <w:r>
        <w:t xml:space="preserve"> business day (approximately o</w:t>
      </w:r>
      <w:r w:rsidR="00E93297">
        <w:t>ne every 16 minutes on average)</w:t>
      </w:r>
      <w:r w:rsidR="00EB1D9D">
        <w:t xml:space="preserve">. The particular hours worked are not specified in this example as we are </w:t>
      </w:r>
      <w:r w:rsidR="00E955BE">
        <w:t>assuming all resources are available for the period,</w:t>
      </w:r>
      <w:r w:rsidR="00EB1D9D">
        <w:t xml:space="preserve"> holding such resource considerations as calendars</w:t>
      </w:r>
      <w:r w:rsidR="006D5690">
        <w:t>, breaks etc.</w:t>
      </w:r>
      <w:r w:rsidR="00EB1D9D">
        <w:t xml:space="preserve"> to the third example. </w:t>
      </w:r>
    </w:p>
    <w:p w:rsidR="00E93297" w:rsidRDefault="00E93297" w:rsidP="00E93297">
      <w:pPr>
        <w:ind w:firstLine="720"/>
      </w:pPr>
      <w:r>
        <w:t xml:space="preserve">We’ll use a triangular distribution to model the arrivals as follows: </w:t>
      </w:r>
    </w:p>
    <w:p w:rsidR="00CC62D8" w:rsidRPr="00CB05E2" w:rsidRDefault="00E93297" w:rsidP="004F3213">
      <w:pPr>
        <w:pStyle w:val="ListParagraph"/>
        <w:numPr>
          <w:ilvl w:val="1"/>
          <w:numId w:val="6"/>
        </w:numPr>
      </w:pPr>
      <w:r w:rsidRPr="00CB05E2">
        <w:t xml:space="preserve">Mode: </w:t>
      </w:r>
      <w:r w:rsidR="00CC62D8" w:rsidRPr="00CB05E2">
        <w:t xml:space="preserve">16 mins as the </w:t>
      </w:r>
      <w:r w:rsidR="00F64B52" w:rsidRPr="00CB05E2">
        <w:t>most likely value (</w:t>
      </w:r>
      <w:r w:rsidR="00CC62D8" w:rsidRPr="00CB05E2">
        <w:t>mode</w:t>
      </w:r>
      <w:r w:rsidR="00F64B52" w:rsidRPr="00CB05E2">
        <w:t>)</w:t>
      </w:r>
      <w:del w:id="1096" w:author="Geoff Hook" w:date="2016-09-19T14:05:00Z">
        <w:r w:rsidR="00F64B52" w:rsidRPr="00CB05E2" w:rsidDel="00B3742B">
          <w:delText xml:space="preserve"> ;</w:delText>
        </w:r>
      </w:del>
    </w:p>
    <w:p w:rsidR="00CC62D8" w:rsidRPr="00CB05E2" w:rsidRDefault="00CC62D8" w:rsidP="004F3213">
      <w:pPr>
        <w:pStyle w:val="ListParagraph"/>
        <w:numPr>
          <w:ilvl w:val="1"/>
          <w:numId w:val="6"/>
        </w:numPr>
      </w:pPr>
      <w:r w:rsidRPr="00CB05E2">
        <w:t>M</w:t>
      </w:r>
      <w:r w:rsidR="00E93297" w:rsidRPr="00CB05E2">
        <w:t>in</w:t>
      </w:r>
      <w:r w:rsidRPr="00CB05E2">
        <w:t xml:space="preserve">: </w:t>
      </w:r>
      <w:r w:rsidR="00E93297" w:rsidRPr="00CB05E2">
        <w:t xml:space="preserve"> </w:t>
      </w:r>
      <w:r w:rsidRPr="00CB05E2">
        <w:t>10</w:t>
      </w:r>
      <w:del w:id="1097" w:author="Geoff Hook" w:date="2016-09-19T14:05:00Z">
        <w:r w:rsidRPr="00CB05E2" w:rsidDel="00B3742B">
          <w:delText xml:space="preserve"> </w:delText>
        </w:r>
        <w:r w:rsidR="00E93297" w:rsidRPr="00CB05E2" w:rsidDel="00B3742B">
          <w:delText xml:space="preserve">and </w:delText>
        </w:r>
        <w:r w:rsidRPr="00CB05E2" w:rsidDel="00B3742B">
          <w:delText>;</w:delText>
        </w:r>
      </w:del>
    </w:p>
    <w:p w:rsidR="00E93297" w:rsidRPr="00CB05E2" w:rsidRDefault="00CC62D8" w:rsidP="004F3213">
      <w:pPr>
        <w:pStyle w:val="ListParagraph"/>
        <w:numPr>
          <w:ilvl w:val="1"/>
          <w:numId w:val="6"/>
        </w:numPr>
      </w:pPr>
      <w:r w:rsidRPr="00CB05E2">
        <w:t>M</w:t>
      </w:r>
      <w:r w:rsidR="00E93297" w:rsidRPr="00CB05E2">
        <w:t>ax</w:t>
      </w:r>
      <w:r w:rsidRPr="00CB05E2">
        <w:t>: 30</w:t>
      </w:r>
    </w:p>
    <w:p w:rsidR="00905AC7" w:rsidRPr="00CB05E2" w:rsidRDefault="00905AC7" w:rsidP="004F3213">
      <w:pPr>
        <w:pStyle w:val="ListParagraph"/>
        <w:numPr>
          <w:ilvl w:val="0"/>
          <w:numId w:val="6"/>
        </w:numPr>
      </w:pPr>
      <w:r w:rsidRPr="00CB05E2">
        <w:t>The ‘Receive credit report’ event needs to be populated because the specification says that a mi</w:t>
      </w:r>
      <w:r w:rsidR="00CC62D8" w:rsidRPr="00CB05E2">
        <w:t xml:space="preserve">ssing value will be interpreted as blocking the process from continuing. </w:t>
      </w:r>
    </w:p>
    <w:p w:rsidR="00CC62D8" w:rsidRPr="00CB05E2" w:rsidRDefault="00CC62D8" w:rsidP="00CC62D8">
      <w:pPr>
        <w:ind w:firstLine="720"/>
      </w:pPr>
      <w:r w:rsidRPr="00CB05E2">
        <w:lastRenderedPageBreak/>
        <w:t xml:space="preserve">We’ll use a triangular distribution to model the arrivals as follows: </w:t>
      </w:r>
    </w:p>
    <w:p w:rsidR="00CC62D8" w:rsidRPr="00CB05E2" w:rsidRDefault="00CC62D8" w:rsidP="004F3213">
      <w:pPr>
        <w:pStyle w:val="ListParagraph"/>
        <w:numPr>
          <w:ilvl w:val="1"/>
          <w:numId w:val="6"/>
        </w:numPr>
      </w:pPr>
      <w:r w:rsidRPr="00CB05E2">
        <w:t xml:space="preserve">Mode: 5 mins as the </w:t>
      </w:r>
      <w:r w:rsidR="00F64B52" w:rsidRPr="00CB05E2">
        <w:t>as the most likely value (mode</w:t>
      </w:r>
      <w:ins w:id="1098" w:author="Geoff Hook" w:date="2016-09-19T14:05:00Z">
        <w:r w:rsidR="00B3742B">
          <w:t>)</w:t>
        </w:r>
      </w:ins>
      <w:del w:id="1099" w:author="Geoff Hook" w:date="2016-09-19T14:05:00Z">
        <w:r w:rsidR="00F64B52" w:rsidRPr="00CB05E2" w:rsidDel="00B3742B">
          <w:delText>) ;</w:delText>
        </w:r>
      </w:del>
    </w:p>
    <w:p w:rsidR="00CC62D8" w:rsidRPr="00CB05E2" w:rsidRDefault="00CC62D8" w:rsidP="004F3213">
      <w:pPr>
        <w:pStyle w:val="ListParagraph"/>
        <w:numPr>
          <w:ilvl w:val="1"/>
          <w:numId w:val="6"/>
        </w:numPr>
      </w:pPr>
      <w:r w:rsidRPr="00CB05E2">
        <w:t xml:space="preserve">Min: </w:t>
      </w:r>
      <w:del w:id="1100" w:author="Geoff Hook" w:date="2016-09-19T14:06:00Z">
        <w:r w:rsidRPr="00CB05E2" w:rsidDel="00B3742B">
          <w:delText xml:space="preserve"> </w:delText>
        </w:r>
      </w:del>
      <w:r w:rsidRPr="00CB05E2">
        <w:t>4</w:t>
      </w:r>
      <w:del w:id="1101" w:author="Geoff Hook" w:date="2016-09-19T14:06:00Z">
        <w:r w:rsidRPr="00CB05E2" w:rsidDel="00B3742B">
          <w:delText xml:space="preserve"> an</w:delText>
        </w:r>
      </w:del>
      <w:del w:id="1102" w:author="Geoff Hook" w:date="2016-09-19T14:05:00Z">
        <w:r w:rsidRPr="00CB05E2" w:rsidDel="00B3742B">
          <w:delText>d ;</w:delText>
        </w:r>
      </w:del>
    </w:p>
    <w:p w:rsidR="00CC62D8" w:rsidRPr="00CB05E2" w:rsidRDefault="00CC62D8" w:rsidP="004F3213">
      <w:pPr>
        <w:pStyle w:val="ListParagraph"/>
        <w:numPr>
          <w:ilvl w:val="1"/>
          <w:numId w:val="6"/>
        </w:numPr>
      </w:pPr>
      <w:r w:rsidRPr="00CB05E2">
        <w:t>Max: 6</w:t>
      </w:r>
    </w:p>
    <w:p w:rsidR="003F1DF6" w:rsidRPr="003F1DF6" w:rsidRDefault="00DA5760" w:rsidP="003F1DF6">
      <w:pPr>
        <w:pStyle w:val="Heading4"/>
      </w:pPr>
      <w:bookmarkStart w:id="1103" w:name="_Toc463354044"/>
      <w:r>
        <w:t>Activity Durations</w:t>
      </w:r>
      <w:bookmarkEnd w:id="1103"/>
    </w:p>
    <w:p w:rsidR="00DA5760" w:rsidRDefault="00DA5760" w:rsidP="004F3213">
      <w:pPr>
        <w:pStyle w:val="ListParagraph"/>
        <w:numPr>
          <w:ilvl w:val="0"/>
          <w:numId w:val="6"/>
        </w:numPr>
      </w:pPr>
      <w:r>
        <w:t xml:space="preserve">Each </w:t>
      </w:r>
      <w:r w:rsidR="009140EC">
        <w:t xml:space="preserve">user or manual </w:t>
      </w:r>
      <w:r>
        <w:t xml:space="preserve">task's duration is </w:t>
      </w:r>
      <w:r w:rsidR="003F1DF6">
        <w:t xml:space="preserve">modelled using a truncated </w:t>
      </w:r>
      <w:r>
        <w:t>normal distribut</w:t>
      </w:r>
      <w:r w:rsidR="003F1DF6">
        <w:t>ion</w:t>
      </w:r>
      <w:r>
        <w:t xml:space="preserve">. </w:t>
      </w:r>
      <w:r w:rsidR="003F1DF6">
        <w:t xml:space="preserve">The truncation is necessary to avoid nonsensical negative durations and it is typically a good idea to use that for all time-based distributions. For the sake of the example let’s truncate at 0 mins though a value greater than 0 may be more accurate in reality. </w:t>
      </w:r>
      <w:r>
        <w:t>These are the means</w:t>
      </w:r>
      <w:r w:rsidR="00AA203B">
        <w:t xml:space="preserve"> and standard </w:t>
      </w:r>
      <w:r w:rsidR="009140EC">
        <w:t>deviations</w:t>
      </w:r>
      <w:r>
        <w:t xml:space="preserve">: </w:t>
      </w:r>
    </w:p>
    <w:p w:rsidR="00DA5760" w:rsidRDefault="00DA5760" w:rsidP="004F3213">
      <w:pPr>
        <w:pStyle w:val="ListParagraph"/>
        <w:numPr>
          <w:ilvl w:val="1"/>
          <w:numId w:val="6"/>
        </w:numPr>
      </w:pPr>
      <w:r>
        <w:t>Record Loan Application: 20 mins</w:t>
      </w:r>
      <w:r w:rsidR="009140EC">
        <w:t>, σ 1</w:t>
      </w:r>
    </w:p>
    <w:p w:rsidR="00DA5760" w:rsidRDefault="009140EC" w:rsidP="004F3213">
      <w:pPr>
        <w:pStyle w:val="ListParagraph"/>
        <w:numPr>
          <w:ilvl w:val="1"/>
          <w:numId w:val="6"/>
        </w:numPr>
      </w:pPr>
      <w:r>
        <w:t xml:space="preserve">Verify employment: 30 mins, σ 4 </w:t>
      </w:r>
    </w:p>
    <w:p w:rsidR="00DA5760" w:rsidRDefault="00DA5760" w:rsidP="004F3213">
      <w:pPr>
        <w:pStyle w:val="ListParagraph"/>
        <w:numPr>
          <w:ilvl w:val="1"/>
          <w:numId w:val="6"/>
        </w:numPr>
      </w:pPr>
      <w:r>
        <w:t>Perform title search: 1 hour</w:t>
      </w:r>
      <w:r w:rsidR="009140EC">
        <w:t>, σ 2</w:t>
      </w:r>
    </w:p>
    <w:p w:rsidR="00DA5760" w:rsidRDefault="00DA5760" w:rsidP="004F3213">
      <w:pPr>
        <w:pStyle w:val="ListParagraph"/>
        <w:numPr>
          <w:ilvl w:val="1"/>
          <w:numId w:val="6"/>
        </w:numPr>
      </w:pPr>
      <w:r>
        <w:t>Review title report: 20 mins</w:t>
      </w:r>
      <w:r w:rsidR="009140EC" w:rsidRPr="009140EC">
        <w:t>, σ 2</w:t>
      </w:r>
    </w:p>
    <w:p w:rsidR="00DA5760" w:rsidRDefault="00DA5760" w:rsidP="004F3213">
      <w:pPr>
        <w:pStyle w:val="ListParagraph"/>
        <w:numPr>
          <w:ilvl w:val="1"/>
          <w:numId w:val="6"/>
        </w:numPr>
      </w:pPr>
      <w:r>
        <w:t>Review loan application: 30 mins</w:t>
      </w:r>
      <w:r w:rsidR="009140EC">
        <w:t>, σ 4</w:t>
      </w:r>
    </w:p>
    <w:p w:rsidR="009140EC" w:rsidRDefault="009140EC" w:rsidP="004F3213">
      <w:pPr>
        <w:pStyle w:val="ListParagraph"/>
        <w:numPr>
          <w:ilvl w:val="1"/>
          <w:numId w:val="6"/>
        </w:numPr>
      </w:pPr>
      <w:r w:rsidRPr="009140EC">
        <w:t xml:space="preserve">Close out rejection: </w:t>
      </w:r>
      <w:r>
        <w:t>5</w:t>
      </w:r>
      <w:r w:rsidRPr="009140EC">
        <w:t xml:space="preserve"> mins, σ </w:t>
      </w:r>
      <w:r w:rsidR="00807395">
        <w:t>0.25</w:t>
      </w:r>
    </w:p>
    <w:p w:rsidR="009140EC" w:rsidRDefault="009140EC" w:rsidP="004F3213">
      <w:pPr>
        <w:pStyle w:val="ListParagraph"/>
        <w:numPr>
          <w:ilvl w:val="1"/>
          <w:numId w:val="6"/>
        </w:numPr>
      </w:pPr>
      <w:r>
        <w:t>Close out approval: 10 mins</w:t>
      </w:r>
      <w:r w:rsidRPr="009140EC">
        <w:t xml:space="preserve">, σ </w:t>
      </w:r>
      <w:r w:rsidR="00807395">
        <w:t>0.25</w:t>
      </w:r>
    </w:p>
    <w:p w:rsidR="008C1903" w:rsidRDefault="009140EC" w:rsidP="004F3213">
      <w:pPr>
        <w:pStyle w:val="ListParagraph"/>
        <w:numPr>
          <w:ilvl w:val="1"/>
          <w:numId w:val="6"/>
        </w:numPr>
      </w:pPr>
      <w:r>
        <w:t xml:space="preserve">Underwrite loan with terms: </w:t>
      </w:r>
      <w:r w:rsidR="00CE6C96">
        <w:t>50</w:t>
      </w:r>
      <w:r w:rsidR="00807395">
        <w:t xml:space="preserve"> mins</w:t>
      </w:r>
      <w:r w:rsidR="00C222A5" w:rsidRPr="00C222A5">
        <w:t>, σ 1</w:t>
      </w:r>
      <w:r w:rsidR="00EA0551">
        <w:t>0</w:t>
      </w:r>
      <w:r w:rsidR="008C1903">
        <w:t xml:space="preserve">, </w:t>
      </w:r>
      <w:r w:rsidR="00A9455A">
        <w:t>interrupted</w:t>
      </w:r>
      <w:r w:rsidR="008C1903">
        <w:t xml:space="preserve"> at 60 mins</w:t>
      </w:r>
    </w:p>
    <w:p w:rsidR="009140EC" w:rsidRDefault="009140EC" w:rsidP="004F3213">
      <w:pPr>
        <w:pStyle w:val="ListParagraph"/>
        <w:numPr>
          <w:ilvl w:val="0"/>
          <w:numId w:val="6"/>
        </w:numPr>
      </w:pPr>
      <w:r>
        <w:t xml:space="preserve">Each automated task is of constant duration </w:t>
      </w:r>
    </w:p>
    <w:p w:rsidR="00DA5760" w:rsidRDefault="00DA5760" w:rsidP="004F3213">
      <w:pPr>
        <w:pStyle w:val="ListParagraph"/>
        <w:numPr>
          <w:ilvl w:val="1"/>
          <w:numId w:val="6"/>
        </w:numPr>
      </w:pPr>
      <w:r>
        <w:t>Send rejection letter: 1 minute</w:t>
      </w:r>
    </w:p>
    <w:p w:rsidR="00DA5760" w:rsidRDefault="00DA5760" w:rsidP="004F3213">
      <w:pPr>
        <w:pStyle w:val="ListParagraph"/>
        <w:numPr>
          <w:ilvl w:val="1"/>
          <w:numId w:val="6"/>
        </w:numPr>
      </w:pPr>
      <w:r>
        <w:t>Send approval letter: 1 minute</w:t>
      </w:r>
    </w:p>
    <w:p w:rsidR="00DA5760" w:rsidRDefault="00DA5760" w:rsidP="004F3213">
      <w:pPr>
        <w:pStyle w:val="ListParagraph"/>
        <w:numPr>
          <w:ilvl w:val="1"/>
          <w:numId w:val="6"/>
        </w:numPr>
      </w:pPr>
      <w:r>
        <w:t>Set default terms: 1 minute</w:t>
      </w:r>
    </w:p>
    <w:p w:rsidR="00DA5760" w:rsidRDefault="00DA5760" w:rsidP="005771F6">
      <w:pPr>
        <w:pStyle w:val="Heading4"/>
      </w:pPr>
      <w:bookmarkStart w:id="1104" w:name="_Toc463354045"/>
      <w:r>
        <w:t>Decision points</w:t>
      </w:r>
      <w:bookmarkEnd w:id="1104"/>
    </w:p>
    <w:p w:rsidR="00DA5760" w:rsidRDefault="00345F6A" w:rsidP="004F3213">
      <w:pPr>
        <w:pStyle w:val="ListParagraph"/>
        <w:numPr>
          <w:ilvl w:val="0"/>
          <w:numId w:val="6"/>
        </w:numPr>
      </w:pPr>
      <w:r>
        <w:t xml:space="preserve">8 loans are approved </w:t>
      </w:r>
      <w:r w:rsidR="00DA5760">
        <w:t xml:space="preserve">at the </w:t>
      </w:r>
      <w:r w:rsidR="00EB1D9D">
        <w:t>‘Review loan application’ activity and accordingly follow the subsequent sequence flow to ‘Send approval letter’</w:t>
      </w:r>
      <w:r w:rsidR="00DA5760">
        <w:t xml:space="preserve">.  </w:t>
      </w:r>
    </w:p>
    <w:p w:rsidR="00DA5760" w:rsidRDefault="00DA5760" w:rsidP="00F808BA">
      <w:r>
        <w:t xml:space="preserve">Depending on the number of Underwriters and the constraint that default terms are applied after an hour of wait time the simulation will determine how many loans receive default terms so no input is required on the timer event. </w:t>
      </w:r>
    </w:p>
    <w:p w:rsidR="00DA5760" w:rsidRDefault="00DA5760" w:rsidP="00F808BA">
      <w:pPr>
        <w:pStyle w:val="Heading4"/>
      </w:pPr>
      <w:bookmarkStart w:id="1105" w:name="_Toc463354046"/>
      <w:r>
        <w:t>R</w:t>
      </w:r>
      <w:r w:rsidR="00F808BA">
        <w:t>esources</w:t>
      </w:r>
      <w:bookmarkEnd w:id="1105"/>
    </w:p>
    <w:p w:rsidR="0031384E" w:rsidRDefault="00F808BA" w:rsidP="00F808BA">
      <w:r>
        <w:t>This example does not deal with the resource perspective.</w:t>
      </w:r>
    </w:p>
    <w:p w:rsidR="00F808BA" w:rsidRDefault="00F808BA" w:rsidP="00F808BA">
      <w:pPr>
        <w:pStyle w:val="Heading4"/>
      </w:pPr>
      <w:bookmarkStart w:id="1106" w:name="_Toc463354047"/>
      <w:r>
        <w:t>Results</w:t>
      </w:r>
      <w:r w:rsidR="007C0970">
        <w:t xml:space="preserve"> requested</w:t>
      </w:r>
      <w:bookmarkEnd w:id="1106"/>
    </w:p>
    <w:p w:rsidR="00F808BA" w:rsidRPr="00F808BA" w:rsidRDefault="00F808BA" w:rsidP="00F808BA">
      <w:r>
        <w:t xml:space="preserve">To support the goals of this example in exploring the temporal perspective we will request </w:t>
      </w:r>
      <w:r w:rsidR="006B69AC">
        <w:t>the minimum, maximum and mean processing time for all user and manual tasks as well as for the process as a whole.</w:t>
      </w:r>
      <w:ins w:id="1107" w:author="Geoff Hook" w:date="2016-07-18T13:18:00Z">
        <w:r w:rsidR="000B5DF7">
          <w:t xml:space="preserve"> </w:t>
        </w:r>
      </w:ins>
      <w:ins w:id="1108" w:author="Geoff Hook" w:date="2016-07-18T13:19:00Z">
        <w:r w:rsidR="000B5DF7">
          <w:t xml:space="preserve">These results will be recorded on a daily basis, i.e. with a frequency of 8hrs. the 40hr </w:t>
        </w:r>
      </w:ins>
      <w:ins w:id="1109" w:author="Geoff Hook" w:date="2016-07-18T13:20:00Z">
        <w:r w:rsidR="000B5DF7">
          <w:t>scenario</w:t>
        </w:r>
      </w:ins>
      <w:ins w:id="1110" w:author="Geoff Hook" w:date="2016-07-18T13:19:00Z">
        <w:r w:rsidR="000B5DF7">
          <w:t xml:space="preserve"> representing </w:t>
        </w:r>
      </w:ins>
      <w:ins w:id="1111" w:author="Geoff Hook" w:date="2016-07-18T13:20:00Z">
        <w:r w:rsidR="000B5DF7">
          <w:t>5 business days.</w:t>
        </w:r>
      </w:ins>
    </w:p>
    <w:p w:rsidR="00031D0C" w:rsidRDefault="00031D0C" w:rsidP="00031D0C">
      <w:pPr>
        <w:pStyle w:val="Heading3"/>
      </w:pPr>
      <w:bookmarkStart w:id="1112" w:name="_Toc463354048"/>
      <w:r w:rsidRPr="0017517F">
        <w:t>How the model provides for that data to be captured</w:t>
      </w:r>
      <w:bookmarkEnd w:id="1112"/>
    </w:p>
    <w:p w:rsidR="00031D0C" w:rsidRDefault="00031D0C" w:rsidP="00031D0C">
      <w:pPr>
        <w:spacing w:before="0" w:after="0"/>
      </w:pPr>
      <w:r>
        <w:t xml:space="preserve">In summary we will: </w:t>
      </w:r>
    </w:p>
    <w:p w:rsidR="00031D0C" w:rsidRDefault="00031D0C" w:rsidP="004F3213">
      <w:pPr>
        <w:pStyle w:val="Textbody"/>
        <w:numPr>
          <w:ilvl w:val="0"/>
          <w:numId w:val="12"/>
        </w:numPr>
      </w:pPr>
      <w:r>
        <w:lastRenderedPageBreak/>
        <w:t xml:space="preserve">Add parameters </w:t>
      </w:r>
      <w:r w:rsidR="003B7BD0">
        <w:t>controlling the occurrence of</w:t>
      </w:r>
      <w:r>
        <w:t xml:space="preserve"> start event</w:t>
      </w:r>
      <w:r w:rsidR="003B7BD0">
        <w:t xml:space="preserve">s. </w:t>
      </w:r>
    </w:p>
    <w:p w:rsidR="003B7BD0" w:rsidRDefault="00031D0C" w:rsidP="004F3213">
      <w:pPr>
        <w:pStyle w:val="Textbody"/>
        <w:numPr>
          <w:ilvl w:val="0"/>
          <w:numId w:val="12"/>
        </w:numPr>
      </w:pPr>
      <w:r>
        <w:t>Add</w:t>
      </w:r>
      <w:r w:rsidR="003B7BD0">
        <w:t xml:space="preserve"> parameters controlling the processing time of each activity. </w:t>
      </w:r>
    </w:p>
    <w:p w:rsidR="00C73CF3" w:rsidRDefault="00C73CF3" w:rsidP="004F3213">
      <w:pPr>
        <w:pStyle w:val="Textbody"/>
        <w:numPr>
          <w:ilvl w:val="1"/>
          <w:numId w:val="12"/>
        </w:numPr>
      </w:pPr>
      <w:r>
        <w:t xml:space="preserve">Truncated normal distributions </w:t>
      </w:r>
    </w:p>
    <w:p w:rsidR="00C73CF3" w:rsidRDefault="00C73CF3" w:rsidP="004F3213">
      <w:pPr>
        <w:pStyle w:val="Textbody"/>
        <w:numPr>
          <w:ilvl w:val="1"/>
          <w:numId w:val="12"/>
        </w:numPr>
      </w:pPr>
      <w:r>
        <w:t xml:space="preserve">Fixed </w:t>
      </w:r>
      <w:r w:rsidR="00B83102">
        <w:t xml:space="preserve">(constant) </w:t>
      </w:r>
      <w:r>
        <w:t>durations</w:t>
      </w:r>
    </w:p>
    <w:p w:rsidR="00A8613E" w:rsidRDefault="00A8613E" w:rsidP="004F3213">
      <w:pPr>
        <w:pStyle w:val="Textbody"/>
        <w:numPr>
          <w:ilvl w:val="0"/>
          <w:numId w:val="12"/>
        </w:numPr>
      </w:pPr>
      <w:r>
        <w:t>Add parameters controlling the flows from decision points</w:t>
      </w:r>
      <w:del w:id="1113" w:author="Geoff Hook" w:date="2016-09-26T14:38:00Z">
        <w:r w:rsidDel="00E41309">
          <w:delText xml:space="preserve">. </w:delText>
        </w:r>
      </w:del>
    </w:p>
    <w:p w:rsidR="00E41309" w:rsidRDefault="006B69AC" w:rsidP="004F3213">
      <w:pPr>
        <w:pStyle w:val="Textbody"/>
        <w:numPr>
          <w:ilvl w:val="0"/>
          <w:numId w:val="12"/>
        </w:numPr>
        <w:rPr>
          <w:ins w:id="1114" w:author="Geoff Hook" w:date="2016-09-26T14:36:00Z"/>
        </w:rPr>
      </w:pPr>
      <w:r>
        <w:t>Add result parameters for the minimum, maximum and mean processing times</w:t>
      </w:r>
      <w:del w:id="1115" w:author="Geoff Hook" w:date="2016-09-26T14:38:00Z">
        <w:r w:rsidDel="00E41309">
          <w:delText>.</w:delText>
        </w:r>
      </w:del>
    </w:p>
    <w:p w:rsidR="00E41309" w:rsidRDefault="00E41309" w:rsidP="004F3213">
      <w:pPr>
        <w:pStyle w:val="Textbody"/>
        <w:numPr>
          <w:ilvl w:val="0"/>
          <w:numId w:val="12"/>
        </w:numPr>
        <w:rPr>
          <w:ins w:id="1116" w:author="Geoff Hook" w:date="2016-09-26T14:36:00Z"/>
        </w:rPr>
      </w:pPr>
      <w:ins w:id="1117" w:author="Geoff Hook" w:date="2016-09-26T14:36:00Z">
        <w:r>
          <w:t>Add result parameters for the count of processing time which returns number completed</w:t>
        </w:r>
      </w:ins>
    </w:p>
    <w:p w:rsidR="006B69AC" w:rsidRDefault="00E41309" w:rsidP="004F3213">
      <w:pPr>
        <w:pStyle w:val="Textbody"/>
        <w:numPr>
          <w:ilvl w:val="0"/>
          <w:numId w:val="12"/>
        </w:numPr>
      </w:pPr>
      <w:ins w:id="1118" w:author="Geoff Hook" w:date="2016-09-26T14:37:00Z">
        <w:r>
          <w:t>Add result parameters for the count of trigger count which returns the number started</w:t>
        </w:r>
      </w:ins>
      <w:r w:rsidR="006B69AC">
        <w:t xml:space="preserve"> </w:t>
      </w:r>
    </w:p>
    <w:p w:rsidR="00031D0C" w:rsidRDefault="00031D0C" w:rsidP="00031D0C">
      <w:pPr>
        <w:pStyle w:val="Textbody"/>
      </w:pPr>
      <w:r>
        <w:t xml:space="preserve">The complete solution is provided in the accompanying BPMN and XPDL files. </w:t>
      </w:r>
    </w:p>
    <w:p w:rsidR="00031D0C" w:rsidRDefault="003B7BD0" w:rsidP="00C73CF3">
      <w:pPr>
        <w:pStyle w:val="Heading4"/>
      </w:pPr>
      <w:bookmarkStart w:id="1119" w:name="_Toc463354049"/>
      <w:r>
        <w:t>Add parameters controlling the occurrence of start events</w:t>
      </w:r>
      <w:bookmarkEnd w:id="1119"/>
    </w:p>
    <w:p w:rsidR="003B7BD0" w:rsidRDefault="003B7BD0" w:rsidP="003B7BD0">
      <w:r>
        <w:t xml:space="preserve">To simulate the arrival of start events (here people submitting load applications) we specify a control parameter representing the time between each of the event triggers. Each trigger starts a new process instance in accordance with the semantic of BPMN start events. </w:t>
      </w:r>
    </w:p>
    <w:p w:rsidR="003B7BD0" w:rsidRDefault="003B7BD0" w:rsidP="003B7BD0">
      <w:r>
        <w:t xml:space="preserve">As in the first example we add a </w:t>
      </w:r>
      <w:r w:rsidR="00CC6566">
        <w:t>BPSimData</w:t>
      </w:r>
      <w:r>
        <w:t xml:space="preserve"> element as the model root and to that add the scenario and parameters.</w:t>
      </w:r>
    </w:p>
    <w:p w:rsidR="003B7BD0" w:rsidRDefault="003B7BD0" w:rsidP="003B7BD0">
      <w:pPr>
        <w:pStyle w:val="Code"/>
      </w:pPr>
      <w:r>
        <w:t xml:space="preserve">    &lt;</w:t>
      </w:r>
      <w:r w:rsidR="001A6972">
        <w:t>bpsim:</w:t>
      </w:r>
      <w:r w:rsidR="00CC6566">
        <w:t>BPSimData</w:t>
      </w:r>
      <w:r>
        <w:t xml:space="preserve"> xmlns:</w:t>
      </w:r>
      <w:r w:rsidR="006B69AC">
        <w:t>bpsim</w:t>
      </w:r>
      <w:r>
        <w:t>="</w:t>
      </w:r>
      <w:r w:rsidR="006B69AC" w:rsidRPr="006B69AC">
        <w:t>http://www.bpsim.org/schemas/</w:t>
      </w:r>
      <w:del w:id="1120" w:author="Simon Ringuette" w:date="2016-11-16T11:48:00Z">
        <w:r w:rsidR="006B69AC" w:rsidRPr="006B69AC" w:rsidDel="00522B46">
          <w:delText>1</w:delText>
        </w:r>
      </w:del>
      <w:ins w:id="1121" w:author="Simon Ringuette" w:date="2016-11-16T11:48:00Z">
        <w:r w:rsidR="00522B46">
          <w:t>2</w:t>
        </w:r>
      </w:ins>
      <w:r w:rsidR="006B69AC" w:rsidRPr="006B69AC">
        <w:t>.0</w:t>
      </w:r>
      <w:r>
        <w:t>"&gt;</w:t>
      </w:r>
    </w:p>
    <w:p w:rsidR="003B7BD0" w:rsidRDefault="003B7BD0" w:rsidP="003B7BD0">
      <w:pPr>
        <w:pStyle w:val="Code"/>
      </w:pPr>
      <w:r>
        <w:t xml:space="preserve">        &lt;</w:t>
      </w:r>
      <w:r w:rsidR="001A6972">
        <w:t>bpsim:</w:t>
      </w:r>
      <w:r>
        <w:t>Scenario id="default" name="Scenario"&gt;</w:t>
      </w:r>
    </w:p>
    <w:p w:rsidR="003B7BD0" w:rsidRPr="00EF36E6" w:rsidRDefault="003B7BD0" w:rsidP="003B7BD0">
      <w:pPr>
        <w:pStyle w:val="Code"/>
        <w:rPr>
          <w:color w:val="FF0000"/>
        </w:rPr>
      </w:pPr>
      <w:r>
        <w:t xml:space="preserve">            </w:t>
      </w:r>
      <w:r w:rsidRPr="00EF36E6">
        <w:rPr>
          <w:color w:val="FF0000"/>
        </w:rPr>
        <w:t>&lt;</w:t>
      </w:r>
      <w:r w:rsidR="001A6972">
        <w:rPr>
          <w:color w:val="FF0000"/>
        </w:rPr>
        <w:t>bpsim:</w:t>
      </w:r>
      <w:r w:rsidRPr="00EF36E6">
        <w:rPr>
          <w:color w:val="FF0000"/>
        </w:rPr>
        <w:t xml:space="preserve">ElementParameters </w:t>
      </w:r>
      <w:r w:rsidR="007B66BF">
        <w:rPr>
          <w:color w:val="FF0000"/>
        </w:rPr>
        <w:t>elementRef</w:t>
      </w:r>
      <w:r w:rsidRPr="00EF36E6">
        <w:rPr>
          <w:color w:val="FF0000"/>
        </w:rPr>
        <w:t>="</w:t>
      </w:r>
      <w:r w:rsidR="00661E64" w:rsidRPr="00661E64">
        <w:rPr>
          <w:color w:val="FF0000"/>
        </w:rPr>
        <w:t>_4E504F9B-2618-424F-ABAA-C4D4CC2D75E0</w:t>
      </w:r>
      <w:r w:rsidRPr="00EF36E6">
        <w:rPr>
          <w:color w:val="FF0000"/>
        </w:rPr>
        <w:t>"&gt;</w:t>
      </w:r>
    </w:p>
    <w:p w:rsidR="003B7BD0" w:rsidRPr="00EF36E6" w:rsidRDefault="003B7BD0" w:rsidP="003B7BD0">
      <w:pPr>
        <w:pStyle w:val="Code"/>
        <w:rPr>
          <w:color w:val="FF0000"/>
        </w:rPr>
      </w:pPr>
      <w:r w:rsidRPr="00EF36E6">
        <w:rPr>
          <w:color w:val="FF0000"/>
        </w:rPr>
        <w:t xml:space="preserve">                &lt;</w:t>
      </w:r>
      <w:r w:rsidR="001A6972">
        <w:rPr>
          <w:color w:val="FF0000"/>
        </w:rPr>
        <w:t>bpsim:</w:t>
      </w:r>
      <w:r w:rsidRPr="00EF36E6">
        <w:rPr>
          <w:color w:val="FF0000"/>
        </w:rPr>
        <w:t>ControlParameters&gt;</w:t>
      </w:r>
    </w:p>
    <w:p w:rsidR="003B7BD0" w:rsidRPr="00EF36E6" w:rsidRDefault="003B7BD0" w:rsidP="003B7BD0">
      <w:pPr>
        <w:pStyle w:val="Code"/>
        <w:rPr>
          <w:color w:val="FF0000"/>
        </w:rPr>
      </w:pPr>
      <w:r w:rsidRPr="00EF36E6">
        <w:rPr>
          <w:color w:val="FF0000"/>
        </w:rPr>
        <w:t xml:space="preserve">                    &lt;</w:t>
      </w:r>
      <w:r w:rsidR="001A6972">
        <w:rPr>
          <w:color w:val="FF0000"/>
        </w:rPr>
        <w:t>bpsim:</w:t>
      </w:r>
      <w:r w:rsidRPr="00EF36E6">
        <w:rPr>
          <w:color w:val="FF0000"/>
        </w:rPr>
        <w:t>InterTriggerTimer&gt;</w:t>
      </w:r>
    </w:p>
    <w:p w:rsidR="00B35358" w:rsidRDefault="003B7BD0" w:rsidP="003B7BD0">
      <w:pPr>
        <w:pStyle w:val="Code"/>
        <w:rPr>
          <w:color w:val="FF0000"/>
        </w:rPr>
      </w:pPr>
      <w:r w:rsidRPr="00EF36E6">
        <w:rPr>
          <w:color w:val="FF0000"/>
        </w:rPr>
        <w:t xml:space="preserve">                        </w:t>
      </w:r>
      <w:r w:rsidR="00B35358" w:rsidRPr="00B35358">
        <w:rPr>
          <w:color w:val="FF0000"/>
        </w:rPr>
        <w:t>bpsim:TriangularDistribution</w:t>
      </w:r>
    </w:p>
    <w:p w:rsidR="003B7BD0" w:rsidRPr="0023338C" w:rsidRDefault="00B35358" w:rsidP="00B35358">
      <w:pPr>
        <w:pStyle w:val="Code"/>
        <w:ind w:left="3600" w:firstLine="720"/>
        <w:rPr>
          <w:color w:val="FF0000"/>
          <w:lang w:val="fr-CA"/>
        </w:rPr>
      </w:pPr>
      <w:r w:rsidRPr="0023338C">
        <w:rPr>
          <w:color w:val="FF0000"/>
          <w:lang w:val="fr-CA"/>
        </w:rPr>
        <w:t xml:space="preserve">min="10" max="30" </w:t>
      </w:r>
      <w:r w:rsidR="00D6485C" w:rsidRPr="0023338C">
        <w:rPr>
          <w:color w:val="FF0000"/>
          <w:lang w:val="fr-CA"/>
        </w:rPr>
        <w:t>mode</w:t>
      </w:r>
      <w:r w:rsidRPr="0023338C">
        <w:rPr>
          <w:color w:val="FF0000"/>
          <w:lang w:val="fr-CA"/>
        </w:rPr>
        <w:t>="16"/&gt;</w:t>
      </w:r>
    </w:p>
    <w:p w:rsidR="003B7BD0" w:rsidRPr="0023338C" w:rsidRDefault="00EF36E6" w:rsidP="003B7BD0">
      <w:pPr>
        <w:pStyle w:val="Code"/>
        <w:rPr>
          <w:color w:val="FF0000"/>
          <w:lang w:val="fr-CA"/>
        </w:rPr>
      </w:pPr>
      <w:r w:rsidRPr="0023338C">
        <w:rPr>
          <w:color w:val="FF0000"/>
          <w:lang w:val="fr-CA"/>
        </w:rPr>
        <w:t xml:space="preserve">                </w:t>
      </w:r>
      <w:r w:rsidR="003B7BD0" w:rsidRPr="0023338C">
        <w:rPr>
          <w:color w:val="FF0000"/>
          <w:lang w:val="fr-CA"/>
        </w:rPr>
        <w:t xml:space="preserve">    &lt;/</w:t>
      </w:r>
      <w:r w:rsidR="001A6972" w:rsidRPr="0023338C">
        <w:rPr>
          <w:color w:val="FF0000"/>
          <w:lang w:val="fr-CA"/>
        </w:rPr>
        <w:t>bpsim:</w:t>
      </w:r>
      <w:r w:rsidR="003B7BD0" w:rsidRPr="0023338C">
        <w:rPr>
          <w:color w:val="FF0000"/>
          <w:lang w:val="fr-CA"/>
        </w:rPr>
        <w:t>InterTriggerTimer&gt;</w:t>
      </w:r>
    </w:p>
    <w:p w:rsidR="003B7BD0" w:rsidRPr="00EF36E6" w:rsidRDefault="00EF36E6" w:rsidP="003B7BD0">
      <w:pPr>
        <w:pStyle w:val="Code"/>
        <w:rPr>
          <w:color w:val="FF0000"/>
        </w:rPr>
      </w:pPr>
      <w:r w:rsidRPr="0023338C">
        <w:rPr>
          <w:color w:val="FF0000"/>
          <w:lang w:val="fr-CA"/>
        </w:rPr>
        <w:t xml:space="preserve">        </w:t>
      </w:r>
      <w:r w:rsidR="003B7BD0" w:rsidRPr="0023338C">
        <w:rPr>
          <w:color w:val="FF0000"/>
          <w:lang w:val="fr-CA"/>
        </w:rPr>
        <w:t xml:space="preserve">        </w:t>
      </w:r>
      <w:r w:rsidR="003B7BD0" w:rsidRPr="00EF36E6">
        <w:rPr>
          <w:color w:val="FF0000"/>
        </w:rPr>
        <w:t>&lt;/</w:t>
      </w:r>
      <w:r w:rsidR="001A6972">
        <w:rPr>
          <w:color w:val="FF0000"/>
        </w:rPr>
        <w:t>bpsim:</w:t>
      </w:r>
      <w:r w:rsidR="003B7BD0" w:rsidRPr="00EF36E6">
        <w:rPr>
          <w:color w:val="FF0000"/>
        </w:rPr>
        <w:t>ControlParameters&gt;</w:t>
      </w:r>
    </w:p>
    <w:p w:rsidR="00EF36E6" w:rsidRPr="00EF36E6" w:rsidRDefault="003B7BD0" w:rsidP="003B7BD0">
      <w:pPr>
        <w:pStyle w:val="Code"/>
        <w:rPr>
          <w:color w:val="FF0000"/>
        </w:rPr>
      </w:pPr>
      <w:r w:rsidRPr="00EF36E6">
        <w:rPr>
          <w:color w:val="FF0000"/>
        </w:rPr>
        <w:t xml:space="preserve">            &lt;/</w:t>
      </w:r>
      <w:r w:rsidR="001A6972">
        <w:rPr>
          <w:color w:val="FF0000"/>
        </w:rPr>
        <w:t>bpsim:</w:t>
      </w:r>
      <w:r w:rsidRPr="00EF36E6">
        <w:rPr>
          <w:color w:val="FF0000"/>
        </w:rPr>
        <w:t>ElementParameters&gt;</w:t>
      </w:r>
    </w:p>
    <w:p w:rsidR="00EF36E6" w:rsidRDefault="00C75EE8" w:rsidP="003B7BD0">
      <w:pPr>
        <w:pStyle w:val="Code"/>
      </w:pPr>
      <w:r>
        <w:t xml:space="preserve">            ...</w:t>
      </w:r>
    </w:p>
    <w:p w:rsidR="00EF36E6" w:rsidRDefault="00EF36E6" w:rsidP="003B7BD0">
      <w:pPr>
        <w:pStyle w:val="Code"/>
      </w:pPr>
      <w:r>
        <w:t xml:space="preserve">        &lt;/</w:t>
      </w:r>
      <w:r w:rsidR="001A6972">
        <w:t>bpsim:</w:t>
      </w:r>
      <w:r>
        <w:t>Scenario&gt;</w:t>
      </w:r>
    </w:p>
    <w:p w:rsidR="003B7BD0" w:rsidRPr="003B7BD0" w:rsidRDefault="00EF36E6" w:rsidP="003B7BD0">
      <w:pPr>
        <w:pStyle w:val="Code"/>
      </w:pPr>
      <w:r>
        <w:t xml:space="preserve">    &lt;/</w:t>
      </w:r>
      <w:r w:rsidR="001A6972">
        <w:t>bpsim:</w:t>
      </w:r>
      <w:r w:rsidR="00CC6566">
        <w:t>BPSimData</w:t>
      </w:r>
      <w:r>
        <w:t>&gt;</w:t>
      </w:r>
      <w:r w:rsidR="003B7BD0">
        <w:t xml:space="preserve"> </w:t>
      </w:r>
    </w:p>
    <w:p w:rsidR="00031D0C" w:rsidRPr="00954A1A" w:rsidRDefault="00031D0C" w:rsidP="00031D0C">
      <w:pPr>
        <w:pStyle w:val="Caption"/>
      </w:pPr>
      <w:r w:rsidRPr="00954A1A">
        <w:t xml:space="preserve">XML snippet </w:t>
      </w:r>
      <w:fldSimple w:instr=" SEQ XML_snippet \* ARABIC ">
        <w:r w:rsidR="00014DF3">
          <w:rPr>
            <w:noProof/>
          </w:rPr>
          <w:t>10</w:t>
        </w:r>
      </w:fldSimple>
      <w:r w:rsidRPr="00954A1A">
        <w:t xml:space="preserve">: </w:t>
      </w:r>
      <w:r w:rsidR="00EF36E6">
        <w:t>Specifying that a new process instance will start every 16 minutes.</w:t>
      </w:r>
    </w:p>
    <w:p w:rsidR="00031D0C" w:rsidRDefault="00EF36E6" w:rsidP="00C73CF3">
      <w:pPr>
        <w:pStyle w:val="Heading4"/>
      </w:pPr>
      <w:bookmarkStart w:id="1122" w:name="_Toc463354050"/>
      <w:r w:rsidRPr="00EF36E6">
        <w:t>Add parameters controlling the processing time of each activity</w:t>
      </w:r>
      <w:bookmarkEnd w:id="1122"/>
    </w:p>
    <w:p w:rsidR="00EF36E6" w:rsidRDefault="00EF36E6">
      <w:pPr>
        <w:spacing w:before="0" w:after="0"/>
      </w:pPr>
      <w:r>
        <w:t xml:space="preserve">Several aspects of the time taken for an activity to be completed may be modelled for simulation. The simplest of these, the first approximation is the processing time. Used alone this can approximate the time that the activity is queued waiting for resources to carry it out </w:t>
      </w:r>
      <w:r>
        <w:rPr>
          <w:i/>
        </w:rPr>
        <w:t xml:space="preserve">and </w:t>
      </w:r>
      <w:r>
        <w:t xml:space="preserve">the time for those resources to actually process the task. Or if a pool of suitable resources are specified for the activity the simulation engine can calculate how long is spent queuing. </w:t>
      </w:r>
    </w:p>
    <w:p w:rsidR="000D6218" w:rsidRDefault="00EF36E6">
      <w:pPr>
        <w:spacing w:before="0" w:after="0"/>
      </w:pPr>
      <w:r>
        <w:t>Here we will not specify the resource pool but simply the processing time for the ‘Record loan application</w:t>
      </w:r>
      <w:r w:rsidR="000D6218">
        <w:t>’</w:t>
      </w:r>
      <w:r>
        <w:t xml:space="preserve"> task.</w:t>
      </w:r>
    </w:p>
    <w:p w:rsidR="000D6218" w:rsidRDefault="000D6218" w:rsidP="000D6218">
      <w:pPr>
        <w:pStyle w:val="Code"/>
      </w:pPr>
      <w:r>
        <w:t xml:space="preserve">    &lt;</w:t>
      </w:r>
      <w:r w:rsidR="001A6972">
        <w:t>bpsim:</w:t>
      </w:r>
      <w:r>
        <w:t>Scenario id="default" name="Scenario"&gt;</w:t>
      </w:r>
    </w:p>
    <w:p w:rsidR="000D6218" w:rsidRDefault="006B69AC" w:rsidP="000D6218">
      <w:pPr>
        <w:pStyle w:val="Code"/>
      </w:pPr>
      <w:r>
        <w:t xml:space="preserve">        ...</w:t>
      </w:r>
    </w:p>
    <w:p w:rsidR="000D6218" w:rsidRPr="000D6218" w:rsidRDefault="000D6218" w:rsidP="000D6218">
      <w:pPr>
        <w:pStyle w:val="Code"/>
        <w:rPr>
          <w:color w:val="FF0000"/>
        </w:rPr>
      </w:pPr>
      <w:r>
        <w:lastRenderedPageBreak/>
        <w:t xml:space="preserve">        </w:t>
      </w:r>
      <w:r w:rsidRPr="000D6218">
        <w:rPr>
          <w:color w:val="FF0000"/>
        </w:rPr>
        <w:t>&lt;</w:t>
      </w:r>
      <w:r w:rsidR="001A6972">
        <w:rPr>
          <w:color w:val="FF0000"/>
        </w:rPr>
        <w:t>bpsim:</w:t>
      </w:r>
      <w:r w:rsidRPr="000D6218">
        <w:rPr>
          <w:color w:val="FF0000"/>
        </w:rPr>
        <w:t xml:space="preserve">ElementParameters </w:t>
      </w:r>
      <w:r w:rsidR="007B66BF">
        <w:rPr>
          <w:color w:val="FF0000"/>
        </w:rPr>
        <w:t>elementRef</w:t>
      </w:r>
      <w:r w:rsidRPr="000D6218">
        <w:rPr>
          <w:color w:val="FF0000"/>
        </w:rPr>
        <w:t>="</w:t>
      </w:r>
      <w:r w:rsidR="00AF447E" w:rsidRPr="00AF447E">
        <w:rPr>
          <w:color w:val="FF0000"/>
        </w:rPr>
        <w:t>_2017EC19-4BD5-40D7-9014-E7D337A68E01</w:t>
      </w:r>
      <w:r w:rsidRPr="000D6218">
        <w:rPr>
          <w:color w:val="FF0000"/>
        </w:rPr>
        <w:t>"&gt;</w:t>
      </w:r>
    </w:p>
    <w:p w:rsidR="000D6218" w:rsidRPr="000D6218" w:rsidRDefault="000D6218" w:rsidP="000D6218">
      <w:pPr>
        <w:pStyle w:val="Code"/>
        <w:rPr>
          <w:color w:val="FF0000"/>
        </w:rPr>
      </w:pPr>
      <w:r w:rsidRPr="000D6218">
        <w:rPr>
          <w:color w:val="FF0000"/>
        </w:rPr>
        <w:t xml:space="preserve">            &lt;</w:t>
      </w:r>
      <w:r w:rsidR="001A6972">
        <w:rPr>
          <w:color w:val="FF0000"/>
        </w:rPr>
        <w:t>bpsim:</w:t>
      </w:r>
      <w:r w:rsidRPr="000D6218">
        <w:rPr>
          <w:color w:val="FF0000"/>
        </w:rPr>
        <w:t>TimeParameters&gt;</w:t>
      </w:r>
    </w:p>
    <w:p w:rsidR="000D6218" w:rsidRPr="000D6218" w:rsidRDefault="000D6218" w:rsidP="000D6218">
      <w:pPr>
        <w:pStyle w:val="Code"/>
        <w:rPr>
          <w:color w:val="FF0000"/>
        </w:rPr>
      </w:pPr>
      <w:r w:rsidRPr="000D6218">
        <w:rPr>
          <w:color w:val="FF0000"/>
        </w:rPr>
        <w:t xml:space="preserve">                &lt;</w:t>
      </w:r>
      <w:r w:rsidR="001A6972">
        <w:rPr>
          <w:color w:val="FF0000"/>
        </w:rPr>
        <w:t>bpsim:</w:t>
      </w:r>
      <w:r w:rsidRPr="000D6218">
        <w:rPr>
          <w:color w:val="FF0000"/>
        </w:rPr>
        <w:t>ProcessingTime&gt;</w:t>
      </w:r>
    </w:p>
    <w:p w:rsidR="00B83102" w:rsidRDefault="000D6218" w:rsidP="000D6218">
      <w:pPr>
        <w:pStyle w:val="Code"/>
        <w:rPr>
          <w:color w:val="FF0000"/>
        </w:rPr>
      </w:pPr>
      <w:r w:rsidRPr="000D6218">
        <w:rPr>
          <w:color w:val="FF0000"/>
        </w:rPr>
        <w:t xml:space="preserve">                    &lt;</w:t>
      </w:r>
      <w:r w:rsidR="001A6972">
        <w:rPr>
          <w:color w:val="FF0000"/>
        </w:rPr>
        <w:t>bpsim:</w:t>
      </w:r>
      <w:r w:rsidR="00B83102">
        <w:rPr>
          <w:color w:val="FF0000"/>
        </w:rPr>
        <w:t>Truncated</w:t>
      </w:r>
      <w:r w:rsidRPr="000D6218">
        <w:rPr>
          <w:color w:val="FF0000"/>
        </w:rPr>
        <w:t xml:space="preserve">NormalDistribution </w:t>
      </w:r>
    </w:p>
    <w:p w:rsidR="000D6218" w:rsidRPr="000D6218" w:rsidRDefault="000D6218" w:rsidP="00B83102">
      <w:pPr>
        <w:pStyle w:val="Code"/>
        <w:ind w:left="2880" w:firstLine="720"/>
        <w:rPr>
          <w:color w:val="FF0000"/>
        </w:rPr>
      </w:pPr>
      <w:r w:rsidRPr="000D6218">
        <w:rPr>
          <w:color w:val="FF0000"/>
        </w:rPr>
        <w:t>mean="20" standardDeviation="1"</w:t>
      </w:r>
      <w:r w:rsidR="00B83102">
        <w:rPr>
          <w:color w:val="FF0000"/>
        </w:rPr>
        <w:t xml:space="preserve"> min=”0”</w:t>
      </w:r>
      <w:r w:rsidR="00ED520B">
        <w:rPr>
          <w:color w:val="FF0000"/>
        </w:rPr>
        <w:t xml:space="preserve"> max=”1000”</w:t>
      </w:r>
      <w:r w:rsidRPr="000D6218">
        <w:rPr>
          <w:color w:val="FF0000"/>
        </w:rPr>
        <w:t>/&gt;</w:t>
      </w:r>
    </w:p>
    <w:p w:rsidR="000D6218" w:rsidRPr="000D6218" w:rsidRDefault="000D6218" w:rsidP="000D6218">
      <w:pPr>
        <w:pStyle w:val="Code"/>
        <w:rPr>
          <w:color w:val="FF0000"/>
        </w:rPr>
      </w:pPr>
      <w:r w:rsidRPr="000D6218">
        <w:rPr>
          <w:color w:val="FF0000"/>
        </w:rPr>
        <w:t xml:space="preserve">                &lt;/</w:t>
      </w:r>
      <w:r w:rsidR="001A6972">
        <w:rPr>
          <w:color w:val="FF0000"/>
        </w:rPr>
        <w:t>bpsim:</w:t>
      </w:r>
      <w:r w:rsidRPr="000D6218">
        <w:rPr>
          <w:color w:val="FF0000"/>
        </w:rPr>
        <w:t>ProcessingTime&gt;</w:t>
      </w:r>
    </w:p>
    <w:p w:rsidR="000D6218" w:rsidRPr="000D6218" w:rsidRDefault="000D6218" w:rsidP="000D6218">
      <w:pPr>
        <w:pStyle w:val="Code"/>
        <w:rPr>
          <w:color w:val="FF0000"/>
        </w:rPr>
      </w:pPr>
      <w:r w:rsidRPr="000D6218">
        <w:rPr>
          <w:color w:val="FF0000"/>
        </w:rPr>
        <w:t xml:space="preserve">            &lt;/</w:t>
      </w:r>
      <w:r w:rsidR="001A6972">
        <w:rPr>
          <w:color w:val="FF0000"/>
        </w:rPr>
        <w:t>bpsim:</w:t>
      </w:r>
      <w:r w:rsidRPr="000D6218">
        <w:rPr>
          <w:color w:val="FF0000"/>
        </w:rPr>
        <w:t>TimeParameters&gt;</w:t>
      </w:r>
    </w:p>
    <w:p w:rsidR="000D6218" w:rsidRPr="000D6218" w:rsidRDefault="000D6218" w:rsidP="000D6218">
      <w:pPr>
        <w:pStyle w:val="Code"/>
        <w:rPr>
          <w:color w:val="FF0000"/>
        </w:rPr>
      </w:pPr>
      <w:r w:rsidRPr="000D6218">
        <w:rPr>
          <w:color w:val="FF0000"/>
        </w:rPr>
        <w:t xml:space="preserve">        &lt;/</w:t>
      </w:r>
      <w:r w:rsidR="001A6972">
        <w:rPr>
          <w:color w:val="FF0000"/>
        </w:rPr>
        <w:t>bpsim:</w:t>
      </w:r>
      <w:r w:rsidRPr="000D6218">
        <w:rPr>
          <w:color w:val="FF0000"/>
        </w:rPr>
        <w:t>ElementParameters&gt;</w:t>
      </w:r>
      <w:r w:rsidR="00EF36E6" w:rsidRPr="000D6218">
        <w:rPr>
          <w:color w:val="FF0000"/>
        </w:rPr>
        <w:t xml:space="preserve">  </w:t>
      </w:r>
    </w:p>
    <w:p w:rsidR="000D6218" w:rsidRDefault="006B69AC" w:rsidP="000D6218">
      <w:pPr>
        <w:pStyle w:val="Code"/>
      </w:pPr>
      <w:r>
        <w:t xml:space="preserve">        ...</w:t>
      </w:r>
    </w:p>
    <w:p w:rsidR="000D6218" w:rsidRDefault="000D6218" w:rsidP="000D6218">
      <w:pPr>
        <w:pStyle w:val="Code"/>
      </w:pPr>
      <w:r>
        <w:t xml:space="preserve">    &lt;/</w:t>
      </w:r>
      <w:r w:rsidR="001A6972">
        <w:t>bpsim:</w:t>
      </w:r>
      <w:r>
        <w:t>Scenario&gt;</w:t>
      </w:r>
    </w:p>
    <w:p w:rsidR="000D6218" w:rsidRDefault="000D6218" w:rsidP="000D6218">
      <w:pPr>
        <w:pStyle w:val="Caption"/>
      </w:pPr>
      <w:r>
        <w:t xml:space="preserve">XML snippet </w:t>
      </w:r>
      <w:fldSimple w:instr=" SEQ XML_snippet \* ARABIC ">
        <w:r w:rsidR="00014DF3">
          <w:rPr>
            <w:noProof/>
          </w:rPr>
          <w:t>11</w:t>
        </w:r>
      </w:fldSimple>
      <w:r>
        <w:t>: A normal distribution for an activity</w:t>
      </w:r>
      <w:r w:rsidR="00ED520B">
        <w:t xml:space="preserve"> </w:t>
      </w:r>
    </w:p>
    <w:p w:rsidR="000D6218" w:rsidRDefault="00C73CF3" w:rsidP="00C73CF3">
      <w:pPr>
        <w:pStyle w:val="Heading4"/>
      </w:pPr>
      <w:bookmarkStart w:id="1123" w:name="_Toc463354051"/>
      <w:r w:rsidRPr="00C73CF3">
        <w:t>Model</w:t>
      </w:r>
      <w:r w:rsidR="000D6218" w:rsidRPr="00C73CF3">
        <w:t>ing</w:t>
      </w:r>
      <w:r w:rsidR="000D6218" w:rsidRPr="000D6218">
        <w:t xml:space="preserve"> the </w:t>
      </w:r>
      <w:r>
        <w:t>duration</w:t>
      </w:r>
      <w:r w:rsidR="000D6218" w:rsidRPr="000D6218">
        <w:t xml:space="preserve"> for t</w:t>
      </w:r>
      <w:r w:rsidR="000D6218">
        <w:t>he Underwriting Terms activity</w:t>
      </w:r>
      <w:bookmarkEnd w:id="1123"/>
    </w:p>
    <w:p w:rsidR="00C73CF3" w:rsidRDefault="000D6218" w:rsidP="000D6218">
      <w:r>
        <w:t xml:space="preserve">This activity is an interesting example because we would like to issue standard terms if the underwriter has not provided them within an hour. The time waiting for an underwriter to be available and the time for the underwriter to review the </w:t>
      </w:r>
      <w:r w:rsidR="00C73CF3">
        <w:t>application and provide terms all contribute the 60 minute limit. As noted above the simplest way to model this is to specify a</w:t>
      </w:r>
      <w:r w:rsidR="00B83102">
        <w:t>n upper limit to a</w:t>
      </w:r>
      <w:r w:rsidR="00C73CF3">
        <w:t xml:space="preserve"> truncated normal distribution for the processing time. </w:t>
      </w:r>
    </w:p>
    <w:p w:rsidR="00C73CF3" w:rsidRDefault="00C73CF3" w:rsidP="00C73CF3">
      <w:pPr>
        <w:pStyle w:val="Code"/>
      </w:pPr>
      <w:r>
        <w:t xml:space="preserve">     &lt;</w:t>
      </w:r>
      <w:r w:rsidR="006B69AC">
        <w:t>bpsim:</w:t>
      </w:r>
      <w:r>
        <w:t xml:space="preserve">ElementParameters </w:t>
      </w:r>
      <w:r w:rsidR="007B66BF">
        <w:t>elementRef</w:t>
      </w:r>
      <w:r>
        <w:t>="</w:t>
      </w:r>
      <w:r w:rsidR="002E3E07" w:rsidRPr="002E3E07">
        <w:t>_57EE71B2-5287-46A2-9B24-83A68131714C</w:t>
      </w:r>
      <w:r>
        <w:t>"&gt;</w:t>
      </w:r>
    </w:p>
    <w:p w:rsidR="00C73CF3" w:rsidRDefault="00C73CF3" w:rsidP="00C73CF3">
      <w:pPr>
        <w:pStyle w:val="Code"/>
      </w:pPr>
      <w:r>
        <w:t xml:space="preserve">         &lt;</w:t>
      </w:r>
      <w:r w:rsidR="006B69AC">
        <w:t>bpsim:</w:t>
      </w:r>
      <w:r>
        <w:t>TimeParameters&gt;</w:t>
      </w:r>
    </w:p>
    <w:p w:rsidR="00C73CF3" w:rsidRDefault="00C73CF3" w:rsidP="00C73CF3">
      <w:pPr>
        <w:pStyle w:val="Code"/>
      </w:pPr>
      <w:r>
        <w:t xml:space="preserve">             &lt;</w:t>
      </w:r>
      <w:r w:rsidR="006B69AC">
        <w:t>bpsim:</w:t>
      </w:r>
      <w:r>
        <w:t>ProcessingTime&gt;</w:t>
      </w:r>
    </w:p>
    <w:p w:rsidR="00C73CF3" w:rsidRPr="000A7C80" w:rsidRDefault="00C73CF3" w:rsidP="00C73CF3">
      <w:pPr>
        <w:pStyle w:val="Code"/>
        <w:rPr>
          <w:color w:val="FF0000"/>
        </w:rPr>
      </w:pPr>
      <w:r>
        <w:t xml:space="preserve">                 </w:t>
      </w:r>
      <w:r w:rsidRPr="000A7C80">
        <w:rPr>
          <w:color w:val="FF0000"/>
        </w:rPr>
        <w:t>&lt;</w:t>
      </w:r>
      <w:r w:rsidR="006B69AC">
        <w:rPr>
          <w:color w:val="FF0000"/>
        </w:rPr>
        <w:t>bpsim:</w:t>
      </w:r>
      <w:r w:rsidRPr="000A7C80">
        <w:rPr>
          <w:color w:val="FF0000"/>
        </w:rPr>
        <w:t xml:space="preserve">TruncatedNormalDistribution </w:t>
      </w:r>
    </w:p>
    <w:p w:rsidR="00C73CF3" w:rsidRPr="000A7C80" w:rsidRDefault="00C73CF3" w:rsidP="00C73CF3">
      <w:pPr>
        <w:pStyle w:val="Code"/>
        <w:rPr>
          <w:color w:val="FF0000"/>
        </w:rPr>
      </w:pPr>
      <w:r w:rsidRPr="000A7C80">
        <w:rPr>
          <w:color w:val="FF0000"/>
        </w:rPr>
        <w:t xml:space="preserve">                          mean="45" standardDeviation="10" min="0" max="60"/&gt;</w:t>
      </w:r>
    </w:p>
    <w:p w:rsidR="00C73CF3" w:rsidRDefault="00C73CF3" w:rsidP="00C73CF3">
      <w:pPr>
        <w:pStyle w:val="Code"/>
      </w:pPr>
      <w:r>
        <w:t xml:space="preserve">             &lt;/</w:t>
      </w:r>
      <w:r w:rsidR="006B69AC">
        <w:t>bpsim:</w:t>
      </w:r>
      <w:r>
        <w:t>ProcessingTime&gt;</w:t>
      </w:r>
    </w:p>
    <w:p w:rsidR="00C73CF3" w:rsidRDefault="00C73CF3" w:rsidP="00C73CF3">
      <w:pPr>
        <w:pStyle w:val="Code"/>
      </w:pPr>
      <w:r>
        <w:t xml:space="preserve">         &lt;/</w:t>
      </w:r>
      <w:r w:rsidR="006B69AC">
        <w:t>bpsim:</w:t>
      </w:r>
      <w:r>
        <w:t>TimeParameters&gt;</w:t>
      </w:r>
    </w:p>
    <w:p w:rsidR="00C73CF3" w:rsidRDefault="00C73CF3" w:rsidP="00C73CF3">
      <w:pPr>
        <w:pStyle w:val="Code"/>
      </w:pPr>
      <w:r>
        <w:t xml:space="preserve">     &lt;/</w:t>
      </w:r>
      <w:r w:rsidR="006B69AC">
        <w:t>bpsim:</w:t>
      </w:r>
      <w:r>
        <w:t>ElementParameters&gt;</w:t>
      </w:r>
    </w:p>
    <w:p w:rsidR="007972AC" w:rsidRDefault="007972AC" w:rsidP="007972AC">
      <w:pPr>
        <w:pStyle w:val="Caption"/>
      </w:pPr>
      <w:r>
        <w:tab/>
        <w:t xml:space="preserve">XML snippet </w:t>
      </w:r>
      <w:fldSimple w:instr=" SEQ XML_snippet \* ARABIC ">
        <w:r w:rsidR="00014DF3">
          <w:rPr>
            <w:noProof/>
          </w:rPr>
          <w:t>12</w:t>
        </w:r>
      </w:fldSimple>
      <w:r>
        <w:t>: Truncated Normal Distribution for processing time of an activity</w:t>
      </w:r>
    </w:p>
    <w:p w:rsidR="00C73CF3" w:rsidRDefault="00C73CF3" w:rsidP="00C73CF3">
      <w:pPr>
        <w:pStyle w:val="Code"/>
      </w:pPr>
      <w:r>
        <w:t xml:space="preserve">     </w:t>
      </w:r>
    </w:p>
    <w:p w:rsidR="00C73CF3" w:rsidRDefault="00C73CF3" w:rsidP="00C73CF3">
      <w:pPr>
        <w:pStyle w:val="Heading4"/>
      </w:pPr>
      <w:bookmarkStart w:id="1124" w:name="_Toc463354052"/>
      <w:r w:rsidRPr="00C73CF3">
        <w:t>Modeling</w:t>
      </w:r>
      <w:r>
        <w:t xml:space="preserve"> durations for system and script tasks</w:t>
      </w:r>
      <w:bookmarkEnd w:id="1124"/>
    </w:p>
    <w:p w:rsidR="00C73CF3" w:rsidRPr="00C73CF3" w:rsidRDefault="00C73CF3" w:rsidP="00C73CF3">
      <w:r>
        <w:t xml:space="preserve">It may typically be assumed that system and script tasks will be relatively short-lived, that is that compared to the user and manual tasks the time to process them will be relatively less significant. As such they may often be modeled as constant durations. </w:t>
      </w:r>
    </w:p>
    <w:p w:rsidR="00C73CF3" w:rsidRDefault="007972AC" w:rsidP="00C73CF3">
      <w:pPr>
        <w:pStyle w:val="Code"/>
      </w:pPr>
      <w:r>
        <w:t xml:space="preserve">     </w:t>
      </w:r>
      <w:r w:rsidR="00C73CF3">
        <w:t>&lt;</w:t>
      </w:r>
      <w:r w:rsidR="006B69AC">
        <w:t>bpsim:</w:t>
      </w:r>
      <w:r w:rsidR="00C73CF3">
        <w:t xml:space="preserve">ElementParameters </w:t>
      </w:r>
      <w:r w:rsidR="007B66BF">
        <w:t>elementRef</w:t>
      </w:r>
      <w:r w:rsidR="00C73CF3">
        <w:t>="</w:t>
      </w:r>
      <w:r w:rsidR="00911318" w:rsidRPr="00911318">
        <w:t>_D6383F72-7F7A-48F8-A742-A26F36A8DC10</w:t>
      </w:r>
      <w:r w:rsidR="00C73CF3">
        <w:t>"&gt;</w:t>
      </w:r>
    </w:p>
    <w:p w:rsidR="00C73CF3" w:rsidRDefault="00C73CF3" w:rsidP="00C73CF3">
      <w:pPr>
        <w:pStyle w:val="Code"/>
      </w:pPr>
      <w:r>
        <w:t xml:space="preserve">          &lt;</w:t>
      </w:r>
      <w:r w:rsidR="006B69AC">
        <w:t>bpsim:</w:t>
      </w:r>
      <w:r>
        <w:t>TimeParameters&gt;</w:t>
      </w:r>
    </w:p>
    <w:p w:rsidR="00C73CF3" w:rsidRDefault="00C73CF3" w:rsidP="00C73CF3">
      <w:pPr>
        <w:pStyle w:val="Code"/>
      </w:pPr>
      <w:r>
        <w:t xml:space="preserve">               &lt;</w:t>
      </w:r>
      <w:r w:rsidR="006B69AC">
        <w:t>bpsim:</w:t>
      </w:r>
      <w:r>
        <w:t>ProcessingTime&gt;</w:t>
      </w:r>
    </w:p>
    <w:p w:rsidR="00C73CF3" w:rsidRPr="000A7C80" w:rsidRDefault="00C73CF3" w:rsidP="00C73CF3">
      <w:pPr>
        <w:pStyle w:val="Code"/>
        <w:rPr>
          <w:color w:val="FF0000"/>
        </w:rPr>
      </w:pPr>
      <w:r>
        <w:t xml:space="preserve">     </w:t>
      </w:r>
      <w:r w:rsidR="007972AC">
        <w:t xml:space="preserve"> </w:t>
      </w:r>
      <w:r>
        <w:t xml:space="preserve">              </w:t>
      </w:r>
      <w:r w:rsidRPr="000A7C80">
        <w:rPr>
          <w:color w:val="FF0000"/>
        </w:rPr>
        <w:t>&lt;</w:t>
      </w:r>
      <w:r w:rsidR="006B69AC">
        <w:rPr>
          <w:color w:val="FF0000"/>
        </w:rPr>
        <w:t>bpsim:</w:t>
      </w:r>
      <w:r w:rsidRPr="000A7C80">
        <w:rPr>
          <w:color w:val="FF0000"/>
        </w:rPr>
        <w:t>DurationParameter value="PT1M"/&gt;</w:t>
      </w:r>
    </w:p>
    <w:p w:rsidR="00C73CF3" w:rsidRDefault="00C73CF3" w:rsidP="00C73CF3">
      <w:pPr>
        <w:pStyle w:val="Code"/>
      </w:pPr>
      <w:r>
        <w:t xml:space="preserve">               &lt;/</w:t>
      </w:r>
      <w:r w:rsidR="006B69AC">
        <w:t>bpsim:</w:t>
      </w:r>
      <w:r>
        <w:t>ProcessingTime&gt;</w:t>
      </w:r>
    </w:p>
    <w:p w:rsidR="00C73CF3" w:rsidRDefault="00C73CF3" w:rsidP="00C73CF3">
      <w:pPr>
        <w:pStyle w:val="Code"/>
      </w:pPr>
      <w:r>
        <w:t xml:space="preserve">           &lt;/</w:t>
      </w:r>
      <w:r w:rsidR="006B69AC">
        <w:t>bpsim:</w:t>
      </w:r>
      <w:r>
        <w:t>TimeParameters&gt;</w:t>
      </w:r>
    </w:p>
    <w:p w:rsidR="007972AC" w:rsidRDefault="007972AC" w:rsidP="00C73CF3">
      <w:pPr>
        <w:pStyle w:val="Code"/>
      </w:pPr>
      <w:r>
        <w:t xml:space="preserve">     </w:t>
      </w:r>
      <w:r w:rsidR="00C73CF3">
        <w:t>&lt;/</w:t>
      </w:r>
      <w:r w:rsidR="006B69AC">
        <w:t>bpsim:</w:t>
      </w:r>
      <w:r w:rsidR="00C73CF3">
        <w:t>ElementParameters&gt;</w:t>
      </w:r>
    </w:p>
    <w:p w:rsidR="000A7C80" w:rsidRDefault="007972AC" w:rsidP="007972AC">
      <w:pPr>
        <w:pStyle w:val="Caption"/>
      </w:pPr>
      <w:r>
        <w:t xml:space="preserve">XML snippet </w:t>
      </w:r>
      <w:fldSimple w:instr=" SEQ XML_snippet \* ARABIC ">
        <w:r w:rsidR="00014DF3">
          <w:rPr>
            <w:noProof/>
          </w:rPr>
          <w:t>13</w:t>
        </w:r>
      </w:fldSimple>
      <w:r>
        <w:t>: Constant duration processing time parameter</w:t>
      </w:r>
    </w:p>
    <w:p w:rsidR="000A7C80" w:rsidRDefault="000A7C80" w:rsidP="000A7C80">
      <w:pPr>
        <w:pStyle w:val="Heading4"/>
      </w:pPr>
      <w:bookmarkStart w:id="1125" w:name="_Toc463354053"/>
      <w:r w:rsidRPr="00C73CF3">
        <w:t>Modeling</w:t>
      </w:r>
      <w:r>
        <w:t xml:space="preserve"> probabilities of each flow from a decision point</w:t>
      </w:r>
      <w:bookmarkEnd w:id="1125"/>
    </w:p>
    <w:p w:rsidR="000A7C80" w:rsidRPr="000A7C80" w:rsidRDefault="000A7C80" w:rsidP="000A7C80">
      <w:r>
        <w:t xml:space="preserve">There are two </w:t>
      </w:r>
      <w:r w:rsidR="0032277A">
        <w:t xml:space="preserve">flows from the decision point labelled ‘Approved?’ corresponding to whether the loan application is approved or rejected. We specified above that there would be eight of the thirty loans </w:t>
      </w:r>
      <w:r w:rsidR="0032277A">
        <w:lastRenderedPageBreak/>
        <w:t xml:space="preserve">approved. The specification requires that the total weighting of all possible paths adds up to 1 so we convert these </w:t>
      </w:r>
      <w:r w:rsidR="002F1101">
        <w:t xml:space="preserve">to </w:t>
      </w:r>
      <w:r w:rsidR="0032277A">
        <w:t xml:space="preserve">0.27 </w:t>
      </w:r>
      <w:r w:rsidR="002F1101">
        <w:t xml:space="preserve">for the </w:t>
      </w:r>
      <w:r w:rsidR="0032277A">
        <w:t xml:space="preserve">approval weighting and 0.73 </w:t>
      </w:r>
      <w:r w:rsidR="002F1101">
        <w:t xml:space="preserve">for </w:t>
      </w:r>
      <w:r w:rsidR="0032277A">
        <w:t>rejection</w:t>
      </w:r>
      <w:r w:rsidR="002F1101">
        <w:t xml:space="preserve"> as follows:</w:t>
      </w:r>
      <w:r w:rsidR="0032277A">
        <w:t xml:space="preserve"> </w:t>
      </w:r>
    </w:p>
    <w:p w:rsidR="002F1101" w:rsidRDefault="002F1101" w:rsidP="002F1101">
      <w:pPr>
        <w:pStyle w:val="Code"/>
        <w:ind w:firstLine="720"/>
      </w:pPr>
      <w:r>
        <w:t>&lt;</w:t>
      </w:r>
      <w:r w:rsidR="006B69AC">
        <w:t>bpsim:</w:t>
      </w:r>
      <w:r>
        <w:t xml:space="preserve">ElementParameters </w:t>
      </w:r>
      <w:r w:rsidR="007B66BF">
        <w:t>elementRef</w:t>
      </w:r>
      <w:r>
        <w:t>="</w:t>
      </w:r>
      <w:r w:rsidR="00911318" w:rsidRPr="00911318">
        <w:t>_93351D59-990B-46B0-80AB-FEEF088E9D7B</w:t>
      </w:r>
      <w:r>
        <w:t>"&gt;</w:t>
      </w:r>
    </w:p>
    <w:p w:rsidR="002F1101" w:rsidRDefault="002F1101" w:rsidP="002F1101">
      <w:pPr>
        <w:pStyle w:val="Code"/>
      </w:pPr>
      <w:r>
        <w:t xml:space="preserve">          &lt;</w:t>
      </w:r>
      <w:r w:rsidR="006B69AC">
        <w:t>bpsim:</w:t>
      </w:r>
      <w:r>
        <w:t>ControlParameters&gt;</w:t>
      </w:r>
    </w:p>
    <w:p w:rsidR="002F1101" w:rsidRDefault="002F1101" w:rsidP="002F1101">
      <w:pPr>
        <w:pStyle w:val="Code"/>
      </w:pPr>
      <w:r>
        <w:t xml:space="preserve">              &lt;</w:t>
      </w:r>
      <w:r w:rsidR="006B69AC">
        <w:t>bpsim:</w:t>
      </w:r>
      <w:r>
        <w:t>Probability&gt;</w:t>
      </w:r>
    </w:p>
    <w:p w:rsidR="002F1101" w:rsidRDefault="002F1101" w:rsidP="002F1101">
      <w:pPr>
        <w:pStyle w:val="Code"/>
      </w:pPr>
      <w:r>
        <w:t xml:space="preserve">                  </w:t>
      </w:r>
      <w:r w:rsidRPr="002F1101">
        <w:rPr>
          <w:color w:val="FF0000"/>
        </w:rPr>
        <w:t>&lt;</w:t>
      </w:r>
      <w:r w:rsidR="006B69AC">
        <w:rPr>
          <w:color w:val="FF0000"/>
        </w:rPr>
        <w:t>bpsim:</w:t>
      </w:r>
      <w:r w:rsidRPr="002F1101">
        <w:rPr>
          <w:color w:val="FF0000"/>
        </w:rPr>
        <w:t>FloatingParameter value="0.73"/&gt;</w:t>
      </w:r>
    </w:p>
    <w:p w:rsidR="002F1101" w:rsidRDefault="002F1101" w:rsidP="002F1101">
      <w:pPr>
        <w:pStyle w:val="Code"/>
      </w:pPr>
      <w:r>
        <w:t xml:space="preserve">              &lt;/</w:t>
      </w:r>
      <w:r w:rsidR="006B69AC">
        <w:t>bpsim:</w:t>
      </w:r>
      <w:r>
        <w:t>Probability&gt;</w:t>
      </w:r>
    </w:p>
    <w:p w:rsidR="002F1101" w:rsidRDefault="002F1101" w:rsidP="002F1101">
      <w:pPr>
        <w:pStyle w:val="Code"/>
      </w:pPr>
      <w:r>
        <w:t xml:space="preserve">          &lt;/</w:t>
      </w:r>
      <w:r w:rsidR="006B69AC">
        <w:t>bpsim:</w:t>
      </w:r>
      <w:r>
        <w:t>ControlParameters&gt;</w:t>
      </w:r>
    </w:p>
    <w:p w:rsidR="002F1101" w:rsidRDefault="002F1101" w:rsidP="002F1101">
      <w:pPr>
        <w:pStyle w:val="Code"/>
      </w:pPr>
      <w:r>
        <w:t xml:space="preserve">      &lt;/</w:t>
      </w:r>
      <w:r w:rsidR="006B69AC">
        <w:t>bpsim:</w:t>
      </w:r>
      <w:r>
        <w:t>ElementParameters&gt;</w:t>
      </w:r>
    </w:p>
    <w:p w:rsidR="002F1101" w:rsidRDefault="002F1101" w:rsidP="002F1101">
      <w:pPr>
        <w:pStyle w:val="Code"/>
      </w:pPr>
      <w:r>
        <w:t xml:space="preserve">      &lt;</w:t>
      </w:r>
      <w:r w:rsidR="006B69AC">
        <w:t>bpsim:</w:t>
      </w:r>
      <w:r>
        <w:t xml:space="preserve">ElementParameters </w:t>
      </w:r>
      <w:r w:rsidR="007B66BF">
        <w:t>elementRef</w:t>
      </w:r>
      <w:r>
        <w:t>="</w:t>
      </w:r>
      <w:r w:rsidR="00911318" w:rsidRPr="00911318">
        <w:t>_3D6F2455-BFFB-44BB-A052-892FB15FEEB4</w:t>
      </w:r>
      <w:r>
        <w:t>"&gt;</w:t>
      </w:r>
    </w:p>
    <w:p w:rsidR="002F1101" w:rsidRDefault="002F1101" w:rsidP="002F1101">
      <w:pPr>
        <w:pStyle w:val="Code"/>
      </w:pPr>
      <w:r>
        <w:t xml:space="preserve">          &lt;</w:t>
      </w:r>
      <w:r w:rsidR="006B69AC">
        <w:t>bpsim:</w:t>
      </w:r>
      <w:r>
        <w:t>ControlParameters&gt;</w:t>
      </w:r>
    </w:p>
    <w:p w:rsidR="002F1101" w:rsidRDefault="002F1101" w:rsidP="002F1101">
      <w:pPr>
        <w:pStyle w:val="Code"/>
      </w:pPr>
      <w:r>
        <w:t xml:space="preserve">              &lt;</w:t>
      </w:r>
      <w:r w:rsidR="006B69AC">
        <w:t>bpsim:</w:t>
      </w:r>
      <w:r>
        <w:t>Probability&gt;</w:t>
      </w:r>
    </w:p>
    <w:p w:rsidR="002F1101" w:rsidRPr="002F1101" w:rsidRDefault="002F1101" w:rsidP="002F1101">
      <w:pPr>
        <w:pStyle w:val="Code"/>
        <w:rPr>
          <w:color w:val="FF0000"/>
        </w:rPr>
      </w:pPr>
      <w:r>
        <w:t xml:space="preserve">                  </w:t>
      </w:r>
      <w:r w:rsidRPr="002F1101">
        <w:rPr>
          <w:color w:val="FF0000"/>
        </w:rPr>
        <w:t>&lt;</w:t>
      </w:r>
      <w:r w:rsidR="006B69AC">
        <w:rPr>
          <w:color w:val="FF0000"/>
        </w:rPr>
        <w:t>bpsim:</w:t>
      </w:r>
      <w:r w:rsidR="00911318">
        <w:rPr>
          <w:color w:val="FF0000"/>
        </w:rPr>
        <w:t>FloatingParameter value="0.27</w:t>
      </w:r>
      <w:r w:rsidRPr="002F1101">
        <w:rPr>
          <w:color w:val="FF0000"/>
        </w:rPr>
        <w:t>"/&gt;</w:t>
      </w:r>
    </w:p>
    <w:p w:rsidR="002F1101" w:rsidRDefault="002F1101" w:rsidP="002F1101">
      <w:pPr>
        <w:pStyle w:val="Code"/>
      </w:pPr>
      <w:r>
        <w:t xml:space="preserve">              &lt;/</w:t>
      </w:r>
      <w:r w:rsidR="006B69AC">
        <w:t>bpsim:</w:t>
      </w:r>
      <w:r>
        <w:t>Probability&gt;</w:t>
      </w:r>
    </w:p>
    <w:p w:rsidR="002F1101" w:rsidRDefault="002F1101" w:rsidP="002F1101">
      <w:pPr>
        <w:pStyle w:val="Code"/>
      </w:pPr>
      <w:r>
        <w:t xml:space="preserve">          &lt;/</w:t>
      </w:r>
      <w:r w:rsidR="006B69AC">
        <w:t>bpsim:</w:t>
      </w:r>
      <w:r>
        <w:t>ControlParameters&gt;</w:t>
      </w:r>
    </w:p>
    <w:p w:rsidR="002A2D86" w:rsidRDefault="002F1101" w:rsidP="002F1101">
      <w:pPr>
        <w:pStyle w:val="Code"/>
      </w:pPr>
      <w:r>
        <w:t xml:space="preserve">      &lt;/</w:t>
      </w:r>
      <w:r w:rsidR="006B69AC">
        <w:t>bpsim:</w:t>
      </w:r>
      <w:r>
        <w:t>ElementParameters&gt;</w:t>
      </w:r>
    </w:p>
    <w:p w:rsidR="006B69AC" w:rsidRDefault="002A2D86" w:rsidP="002A2D86">
      <w:pPr>
        <w:pStyle w:val="Caption"/>
      </w:pPr>
      <w:r>
        <w:t xml:space="preserve">XML snippet </w:t>
      </w:r>
      <w:fldSimple w:instr=" SEQ XML_snippet \* ARABIC ">
        <w:r w:rsidR="00014DF3">
          <w:rPr>
            <w:noProof/>
          </w:rPr>
          <w:t>14</w:t>
        </w:r>
      </w:fldSimple>
      <w:r>
        <w:t>: Probability of following flows from the ‘Approved?’ decision point</w:t>
      </w:r>
    </w:p>
    <w:p w:rsidR="00021145" w:rsidRDefault="006B69AC" w:rsidP="006B69AC">
      <w:pPr>
        <w:pStyle w:val="Heading4"/>
      </w:pPr>
      <w:bookmarkStart w:id="1126" w:name="_Toc463354054"/>
      <w:r>
        <w:t xml:space="preserve">Add </w:t>
      </w:r>
      <w:r w:rsidR="00021145">
        <w:t xml:space="preserve">scenario-level temporal </w:t>
      </w:r>
      <w:r>
        <w:t>result parameters</w:t>
      </w:r>
      <w:bookmarkEnd w:id="1126"/>
    </w:p>
    <w:p w:rsidR="00916EC6" w:rsidRDefault="00021145" w:rsidP="00021145">
      <w:pPr>
        <w:rPr>
          <w:ins w:id="1127" w:author="Geoff Hook" w:date="2016-09-26T14:30:00Z"/>
        </w:rPr>
      </w:pPr>
      <w:r>
        <w:t>In order to request results for</w:t>
      </w:r>
      <w:r w:rsidR="006B69AC">
        <w:t xml:space="preserve"> the minimum, maximum and mean processing times</w:t>
      </w:r>
      <w:r>
        <w:t xml:space="preserve"> we add a </w:t>
      </w:r>
      <w:r w:rsidR="00195B8B">
        <w:t xml:space="preserve">Result Request on the </w:t>
      </w:r>
      <w:del w:id="1128" w:author="Geoff Hook" w:date="2016-09-26T14:14:00Z">
        <w:r w:rsidR="00195B8B" w:rsidDel="00122541">
          <w:delText xml:space="preserve">process </w:delText>
        </w:r>
        <w:r w:rsidDel="00122541">
          <w:delText xml:space="preserve"> element</w:delText>
        </w:r>
      </w:del>
      <w:ins w:id="1129" w:author="Geoff Hook" w:date="2016-09-26T14:14:00Z">
        <w:r w:rsidR="00122541">
          <w:t>process element</w:t>
        </w:r>
      </w:ins>
      <w:r>
        <w:t xml:space="preserve">. </w:t>
      </w:r>
      <w:ins w:id="1130" w:author="Geoff Hook" w:date="2016-09-26T14:20:00Z">
        <w:r w:rsidR="00122541">
          <w:t xml:space="preserve">To get results every 8 hrs, </w:t>
        </w:r>
      </w:ins>
      <w:ins w:id="1131" w:author="Geoff Hook" w:date="2016-09-26T14:21:00Z">
        <w:r w:rsidR="00122541">
          <w:t>in the scenario parameter</w:t>
        </w:r>
      </w:ins>
      <w:ins w:id="1132" w:author="Geoff Hook" w:date="2016-09-26T14:30:00Z">
        <w:r w:rsidR="00E41309">
          <w:t>s</w:t>
        </w:r>
      </w:ins>
      <w:ins w:id="1133" w:author="Geoff Hook" w:date="2016-09-26T14:21:00Z">
        <w:r w:rsidR="00122541">
          <w:t xml:space="preserve"> </w:t>
        </w:r>
      </w:ins>
      <w:ins w:id="1134" w:author="Geoff Hook" w:date="2016-09-26T14:20:00Z">
        <w:r w:rsidR="00122541">
          <w:t>we set the frequency of results to 8hrs without reset.</w:t>
        </w:r>
      </w:ins>
    </w:p>
    <w:p w:rsidR="00E41309" w:rsidRDefault="00E41309">
      <w:pPr>
        <w:pStyle w:val="Code"/>
        <w:ind w:left="720"/>
        <w:rPr>
          <w:ins w:id="1135" w:author="Geoff Hook" w:date="2016-09-26T14:31:00Z"/>
        </w:rPr>
        <w:pPrChange w:id="1136" w:author="Geoff Hook" w:date="2016-09-26T14:31:00Z">
          <w:pPr/>
        </w:pPrChange>
      </w:pPr>
      <w:ins w:id="1137" w:author="Geoff Hook" w:date="2016-09-26T14:31:00Z">
        <w:r>
          <w:t>&lt;bpsim:ScenarioParameters baseTimeUnit="min" replication="1"</w:t>
        </w:r>
      </w:ins>
    </w:p>
    <w:p w:rsidR="00E41309" w:rsidRDefault="00E41309">
      <w:pPr>
        <w:pStyle w:val="Code"/>
        <w:ind w:left="720"/>
        <w:rPr>
          <w:ins w:id="1138" w:author="Geoff Hook" w:date="2016-09-26T14:31:00Z"/>
        </w:rPr>
        <w:pPrChange w:id="1139" w:author="Geoff Hook" w:date="2016-09-26T14:31:00Z">
          <w:pPr/>
        </w:pPrChange>
      </w:pPr>
      <w:ins w:id="1140" w:author="Geoff Hook" w:date="2016-09-26T14:31:00Z">
        <w:r>
          <w:t xml:space="preserve">                          </w:t>
        </w:r>
        <w:r w:rsidRPr="00E41309">
          <w:rPr>
            <w:color w:val="FF0000"/>
            <w:rPrChange w:id="1141" w:author="Geoff Hook" w:date="2016-09-26T14:31:00Z">
              <w:rPr/>
            </w:rPrChange>
          </w:rPr>
          <w:t>baseResultFrequency="PT8H"</w:t>
        </w:r>
      </w:ins>
    </w:p>
    <w:p w:rsidR="00E41309" w:rsidRDefault="00E41309">
      <w:pPr>
        <w:pStyle w:val="Code"/>
        <w:ind w:left="720"/>
        <w:rPr>
          <w:ins w:id="1142" w:author="Geoff Hook" w:date="2016-09-26T14:31:00Z"/>
        </w:rPr>
        <w:pPrChange w:id="1143" w:author="Geoff Hook" w:date="2016-09-26T14:31:00Z">
          <w:pPr/>
        </w:pPrChange>
      </w:pPr>
      <w:ins w:id="1144" w:author="Geoff Hook" w:date="2016-09-26T14:31:00Z">
        <w:r>
          <w:t xml:space="preserve">                          </w:t>
        </w:r>
        <w:r w:rsidRPr="00E41309">
          <w:rPr>
            <w:color w:val="FF0000"/>
            <w:rPrChange w:id="1145" w:author="Geoff Hook" w:date="2016-09-26T14:32:00Z">
              <w:rPr/>
            </w:rPrChange>
          </w:rPr>
          <w:t>baseResultFrequencyCumul="true"</w:t>
        </w:r>
        <w:r>
          <w:t>&gt;</w:t>
        </w:r>
      </w:ins>
    </w:p>
    <w:p w:rsidR="00E41309" w:rsidRDefault="00E41309">
      <w:pPr>
        <w:pStyle w:val="Code"/>
        <w:ind w:left="720"/>
        <w:rPr>
          <w:ins w:id="1146" w:author="Geoff Hook" w:date="2016-09-26T14:31:00Z"/>
        </w:rPr>
        <w:pPrChange w:id="1147" w:author="Geoff Hook" w:date="2016-09-26T14:31:00Z">
          <w:pPr/>
        </w:pPrChange>
      </w:pPr>
      <w:ins w:id="1148" w:author="Geoff Hook" w:date="2016-09-26T14:31:00Z">
        <w:r>
          <w:t xml:space="preserve">    &lt;bpsim:Duration&gt;</w:t>
        </w:r>
      </w:ins>
    </w:p>
    <w:p w:rsidR="00E41309" w:rsidRDefault="00E41309">
      <w:pPr>
        <w:pStyle w:val="Code"/>
        <w:ind w:left="720"/>
        <w:rPr>
          <w:ins w:id="1149" w:author="Geoff Hook" w:date="2016-09-26T14:31:00Z"/>
        </w:rPr>
        <w:pPrChange w:id="1150" w:author="Geoff Hook" w:date="2016-09-26T14:31:00Z">
          <w:pPr/>
        </w:pPrChange>
      </w:pPr>
      <w:ins w:id="1151" w:author="Geoff Hook" w:date="2016-09-26T14:31:00Z">
        <w:r>
          <w:t xml:space="preserve">        &lt;bpsim:DurationParameter value="PT40H"/&gt;</w:t>
        </w:r>
      </w:ins>
    </w:p>
    <w:p w:rsidR="00E41309" w:rsidRDefault="00E41309">
      <w:pPr>
        <w:pStyle w:val="Code"/>
        <w:ind w:left="720"/>
        <w:rPr>
          <w:ins w:id="1152" w:author="Geoff Hook" w:date="2016-09-26T14:31:00Z"/>
        </w:rPr>
        <w:pPrChange w:id="1153" w:author="Geoff Hook" w:date="2016-09-26T14:31:00Z">
          <w:pPr/>
        </w:pPrChange>
      </w:pPr>
      <w:ins w:id="1154" w:author="Geoff Hook" w:date="2016-09-26T14:31:00Z">
        <w:r>
          <w:t xml:space="preserve">    &lt;/bpsim:Duration&gt;</w:t>
        </w:r>
      </w:ins>
    </w:p>
    <w:p w:rsidR="00E41309" w:rsidRDefault="00E41309">
      <w:pPr>
        <w:pStyle w:val="Code"/>
        <w:ind w:left="720"/>
        <w:rPr>
          <w:ins w:id="1155" w:author="Geoff Hook" w:date="2016-09-26T14:30:00Z"/>
        </w:rPr>
        <w:pPrChange w:id="1156" w:author="Geoff Hook" w:date="2016-09-26T14:31:00Z">
          <w:pPr/>
        </w:pPrChange>
      </w:pPr>
      <w:ins w:id="1157" w:author="Geoff Hook" w:date="2016-09-26T14:31:00Z">
        <w:r>
          <w:t>&lt;/bpsim:ScenarioParameters&gt;</w:t>
        </w:r>
      </w:ins>
    </w:p>
    <w:p w:rsidR="00E41309" w:rsidRDefault="00E41309" w:rsidP="00021145"/>
    <w:p w:rsidR="00195B8B" w:rsidRPr="00195B8B" w:rsidRDefault="00195B8B" w:rsidP="00195B8B">
      <w:pPr>
        <w:pStyle w:val="Code"/>
        <w:ind w:firstLine="720"/>
      </w:pPr>
      <w:r w:rsidRPr="00195B8B">
        <w:t>&lt;bpsim:ElementParameters elementRef="_6"&gt;</w:t>
      </w:r>
    </w:p>
    <w:p w:rsidR="00195B8B" w:rsidRPr="00205A78" w:rsidRDefault="00195B8B" w:rsidP="00205A78">
      <w:pPr>
        <w:pStyle w:val="Code"/>
        <w:ind w:firstLine="720"/>
        <w:rPr>
          <w:color w:val="FF0000"/>
        </w:rPr>
      </w:pPr>
      <w:r w:rsidRPr="00205A78">
        <w:rPr>
          <w:color w:val="FF0000"/>
        </w:rPr>
        <w:t>&lt;bpsim:TimeParameters&gt;</w:t>
      </w:r>
    </w:p>
    <w:p w:rsidR="00195B8B" w:rsidRPr="00205A78" w:rsidRDefault="00195B8B" w:rsidP="00205A78">
      <w:pPr>
        <w:pStyle w:val="Code"/>
        <w:ind w:left="720" w:firstLine="720"/>
        <w:rPr>
          <w:color w:val="FF0000"/>
        </w:rPr>
      </w:pPr>
      <w:r w:rsidRPr="00205A78">
        <w:rPr>
          <w:color w:val="FF0000"/>
        </w:rPr>
        <w:t>&lt;bpsim:ProcessingTime&gt;</w:t>
      </w:r>
    </w:p>
    <w:p w:rsidR="00195B8B" w:rsidRDefault="00195B8B" w:rsidP="00205A78">
      <w:pPr>
        <w:pStyle w:val="Code"/>
        <w:ind w:left="2160"/>
        <w:rPr>
          <w:ins w:id="1158" w:author="Geoff Hook" w:date="2016-09-26T14:39:00Z"/>
          <w:color w:val="FF0000"/>
        </w:rPr>
      </w:pPr>
      <w:r w:rsidRPr="00205A78">
        <w:rPr>
          <w:color w:val="FF0000"/>
        </w:rPr>
        <w:t>&lt;bpsim:ResultRequest&gt;min&lt;/bpsim:ResultRequest&gt;                                &lt;bpsim:ResultRequest&gt;max&lt;/bpsim:ResultRequest&gt;                                &lt;bpsim:ResultRequest&gt;mean&lt;/bpsim:ResultRequest&gt;</w:t>
      </w:r>
    </w:p>
    <w:p w:rsidR="00E41309" w:rsidRPr="00205A78" w:rsidRDefault="00E41309">
      <w:pPr>
        <w:pStyle w:val="Code"/>
        <w:ind w:left="1440" w:firstLine="720"/>
        <w:rPr>
          <w:color w:val="FF0000"/>
        </w:rPr>
        <w:pPrChange w:id="1159" w:author="Geoff Hook" w:date="2016-09-26T14:39:00Z">
          <w:pPr>
            <w:pStyle w:val="Code"/>
            <w:ind w:left="2160"/>
          </w:pPr>
        </w:pPrChange>
      </w:pPr>
      <w:ins w:id="1160" w:author="Geoff Hook" w:date="2016-09-26T14:39:00Z">
        <w:r w:rsidRPr="00205A78">
          <w:rPr>
            <w:color w:val="FF0000"/>
          </w:rPr>
          <w:t>&lt;bpsim:ResultRequest&gt;count&lt;/bpsim:ResultRequest&gt;</w:t>
        </w:r>
      </w:ins>
    </w:p>
    <w:p w:rsidR="00195B8B" w:rsidRPr="00205A78" w:rsidRDefault="00195B8B" w:rsidP="00205A78">
      <w:pPr>
        <w:pStyle w:val="Code"/>
        <w:rPr>
          <w:color w:val="FF0000"/>
        </w:rPr>
      </w:pPr>
      <w:r w:rsidRPr="00205A78">
        <w:rPr>
          <w:color w:val="FF0000"/>
        </w:rPr>
        <w:t xml:space="preserve">            &lt;/bpsim:ProcessingTime&gt;</w:t>
      </w:r>
    </w:p>
    <w:p w:rsidR="00195B8B" w:rsidRPr="00205A78" w:rsidRDefault="00195B8B" w:rsidP="00205A78">
      <w:pPr>
        <w:pStyle w:val="Code"/>
        <w:rPr>
          <w:color w:val="FF0000"/>
        </w:rPr>
      </w:pPr>
      <w:r w:rsidRPr="00205A78">
        <w:rPr>
          <w:color w:val="FF0000"/>
        </w:rPr>
        <w:t xml:space="preserve">      &lt;/bpsim:TimeParameters&gt;</w:t>
      </w:r>
    </w:p>
    <w:p w:rsidR="00195B8B" w:rsidRPr="00205A78" w:rsidRDefault="00195B8B" w:rsidP="00205A78">
      <w:pPr>
        <w:pStyle w:val="Code"/>
        <w:rPr>
          <w:color w:val="FF0000"/>
        </w:rPr>
      </w:pPr>
      <w:r w:rsidRPr="00205A78">
        <w:rPr>
          <w:color w:val="FF0000"/>
        </w:rPr>
        <w:t xml:space="preserve">      &lt;bpsim:ControlParameters&gt;</w:t>
      </w:r>
    </w:p>
    <w:p w:rsidR="00521DF9" w:rsidRPr="00205A78" w:rsidRDefault="00195B8B" w:rsidP="00205A78">
      <w:pPr>
        <w:pStyle w:val="Code"/>
        <w:ind w:left="720" w:firstLine="720"/>
        <w:rPr>
          <w:color w:val="FF0000"/>
        </w:rPr>
      </w:pPr>
      <w:r w:rsidRPr="00205A78">
        <w:rPr>
          <w:color w:val="FF0000"/>
        </w:rPr>
        <w:t>&lt;bpsim:TriggerCount&gt;</w:t>
      </w:r>
    </w:p>
    <w:p w:rsidR="00195B8B" w:rsidRPr="00205A78" w:rsidRDefault="00195B8B" w:rsidP="00205A78">
      <w:pPr>
        <w:pStyle w:val="Code"/>
        <w:ind w:left="1440" w:firstLine="720"/>
        <w:rPr>
          <w:color w:val="FF0000"/>
        </w:rPr>
      </w:pPr>
      <w:r w:rsidRPr="00205A78">
        <w:rPr>
          <w:color w:val="FF0000"/>
        </w:rPr>
        <w:t>&lt;bpsim:ResultRequest&gt;count&lt;/bpsim:ResultRequest&gt;</w:t>
      </w:r>
    </w:p>
    <w:p w:rsidR="00195B8B" w:rsidRPr="00205A78" w:rsidRDefault="00195B8B" w:rsidP="00205A78">
      <w:pPr>
        <w:pStyle w:val="Code"/>
        <w:rPr>
          <w:color w:val="FF0000"/>
        </w:rPr>
      </w:pPr>
      <w:r w:rsidRPr="00205A78">
        <w:rPr>
          <w:color w:val="FF0000"/>
        </w:rPr>
        <w:t xml:space="preserve">  </w:t>
      </w:r>
      <w:r w:rsidR="00521DF9" w:rsidRPr="00205A78">
        <w:rPr>
          <w:color w:val="FF0000"/>
        </w:rPr>
        <w:tab/>
      </w:r>
      <w:r w:rsidR="00521DF9" w:rsidRPr="00205A78">
        <w:rPr>
          <w:color w:val="FF0000"/>
        </w:rPr>
        <w:tab/>
      </w:r>
      <w:r w:rsidRPr="00205A78">
        <w:rPr>
          <w:color w:val="FF0000"/>
        </w:rPr>
        <w:t>&lt;/bpsim:TriggerCount&gt;</w:t>
      </w:r>
    </w:p>
    <w:p w:rsidR="00195B8B" w:rsidRPr="00205A78" w:rsidRDefault="00195B8B" w:rsidP="00205A78">
      <w:pPr>
        <w:pStyle w:val="Code"/>
        <w:ind w:firstLine="720"/>
        <w:rPr>
          <w:color w:val="FF0000"/>
        </w:rPr>
      </w:pPr>
      <w:r w:rsidRPr="00205A78">
        <w:rPr>
          <w:color w:val="FF0000"/>
        </w:rPr>
        <w:t>&lt;/bpsim:ControlParameters&gt;</w:t>
      </w:r>
    </w:p>
    <w:p w:rsidR="00195B8B" w:rsidRPr="00195B8B" w:rsidRDefault="00195B8B" w:rsidP="00DD6007">
      <w:pPr>
        <w:pStyle w:val="Code"/>
        <w:ind w:firstLine="720"/>
      </w:pPr>
      <w:r w:rsidRPr="00195B8B">
        <w:t>&lt;/bpsim:ElementParameters&gt;</w:t>
      </w:r>
    </w:p>
    <w:p w:rsidR="00021145" w:rsidRDefault="00021145" w:rsidP="00195B8B">
      <w:pPr>
        <w:pStyle w:val="Caption"/>
        <w:rPr>
          <w:ins w:id="1161" w:author="Geoff Hook" w:date="2016-07-18T13:20:00Z"/>
        </w:rPr>
      </w:pPr>
      <w:r>
        <w:t xml:space="preserve">XML snippet </w:t>
      </w:r>
      <w:fldSimple w:instr=" SEQ XML_snippet \* ARABIC ">
        <w:r w:rsidR="00014DF3">
          <w:rPr>
            <w:noProof/>
          </w:rPr>
          <w:t>15</w:t>
        </w:r>
      </w:fldSimple>
      <w:r>
        <w:t>: Result request for process durations</w:t>
      </w:r>
    </w:p>
    <w:p w:rsidR="000B5DF7" w:rsidRPr="000B5DF7" w:rsidDel="00E41309" w:rsidRDefault="000B5DF7" w:rsidP="00195B8B">
      <w:pPr>
        <w:pStyle w:val="Caption"/>
        <w:rPr>
          <w:del w:id="1162" w:author="Geoff Hook" w:date="2016-09-26T14:32:00Z"/>
          <w:b w:val="0"/>
          <w:bCs/>
          <w:i w:val="0"/>
          <w:sz w:val="28"/>
          <w:szCs w:val="28"/>
          <w:rPrChange w:id="1163" w:author="Geoff Hook" w:date="2016-07-18T13:21:00Z">
            <w:rPr>
              <w:del w:id="1164" w:author="Geoff Hook" w:date="2016-09-26T14:32:00Z"/>
              <w:bCs/>
              <w:sz w:val="28"/>
              <w:szCs w:val="28"/>
            </w:rPr>
          </w:rPrChange>
        </w:rPr>
      </w:pPr>
      <w:bookmarkStart w:id="1165" w:name="_Toc463353328"/>
      <w:bookmarkStart w:id="1166" w:name="_Toc463354055"/>
      <w:bookmarkEnd w:id="1165"/>
      <w:bookmarkEnd w:id="1166"/>
    </w:p>
    <w:p w:rsidR="00021145" w:rsidRDefault="00021145" w:rsidP="00021145">
      <w:pPr>
        <w:pStyle w:val="Heading4"/>
      </w:pPr>
      <w:bookmarkStart w:id="1167" w:name="_Toc463354056"/>
      <w:r>
        <w:lastRenderedPageBreak/>
        <w:t>Task-level temporal result parameters</w:t>
      </w:r>
      <w:bookmarkEnd w:id="1167"/>
    </w:p>
    <w:p w:rsidR="00021145" w:rsidRDefault="0095474E" w:rsidP="00021145">
      <w:r>
        <w:t>Requesting durations for the tasks are very similar but are attached to TimeParameters</w:t>
      </w:r>
      <w:r w:rsidR="00021145">
        <w:t xml:space="preserve">. </w:t>
      </w:r>
    </w:p>
    <w:p w:rsidR="0095474E" w:rsidRDefault="0095474E" w:rsidP="0095474E">
      <w:pPr>
        <w:pStyle w:val="Code"/>
        <w:ind w:firstLine="720"/>
      </w:pPr>
      <w:r>
        <w:t>&lt;</w:t>
      </w:r>
      <w:r w:rsidR="00F5797F">
        <w:t>bpsim:</w:t>
      </w:r>
      <w:r>
        <w:t xml:space="preserve">ElementParameters </w:t>
      </w:r>
      <w:r w:rsidR="007B66BF">
        <w:t>elementRef</w:t>
      </w:r>
      <w:r>
        <w:t>="</w:t>
      </w:r>
      <w:r w:rsidR="002C3241" w:rsidRPr="002C3241">
        <w:t>_2017EC19-4BD5-40D7-9014-E7D337A68E01</w:t>
      </w:r>
      <w:r>
        <w:t>"&gt;</w:t>
      </w:r>
    </w:p>
    <w:p w:rsidR="0095474E" w:rsidRDefault="0095474E" w:rsidP="0095474E">
      <w:pPr>
        <w:pStyle w:val="Code"/>
      </w:pPr>
      <w:r>
        <w:t xml:space="preserve">          &lt;</w:t>
      </w:r>
      <w:r w:rsidR="00F5797F">
        <w:t>bpsim:</w:t>
      </w:r>
      <w:r>
        <w:t>TimeParameters&gt;</w:t>
      </w:r>
    </w:p>
    <w:p w:rsidR="0095474E" w:rsidRDefault="0095474E" w:rsidP="0095474E">
      <w:pPr>
        <w:pStyle w:val="Code"/>
      </w:pPr>
      <w:r>
        <w:t xml:space="preserve">              &lt;</w:t>
      </w:r>
      <w:r w:rsidR="00F5797F">
        <w:t>bpsim:</w:t>
      </w:r>
      <w:r>
        <w:t>ProcessingTime&gt;</w:t>
      </w:r>
    </w:p>
    <w:p w:rsidR="0095474E" w:rsidRPr="0095474E" w:rsidRDefault="0095474E" w:rsidP="0095474E">
      <w:pPr>
        <w:pStyle w:val="Code"/>
        <w:rPr>
          <w:color w:val="FF0000"/>
        </w:rPr>
      </w:pPr>
      <w:r>
        <w:t xml:space="preserve">                  </w:t>
      </w:r>
      <w:r w:rsidRPr="0095474E">
        <w:rPr>
          <w:color w:val="FF0000"/>
        </w:rPr>
        <w:t>&lt;</w:t>
      </w:r>
      <w:r w:rsidR="00F5797F">
        <w:rPr>
          <w:color w:val="FF0000"/>
        </w:rPr>
        <w:t>bpsim:</w:t>
      </w:r>
      <w:r w:rsidRPr="0095474E">
        <w:rPr>
          <w:color w:val="FF0000"/>
        </w:rPr>
        <w:t>ResultRequest&gt;min&lt;/</w:t>
      </w:r>
      <w:r w:rsidR="00F5797F">
        <w:rPr>
          <w:color w:val="FF0000"/>
        </w:rPr>
        <w:t>bpsim:</w:t>
      </w:r>
      <w:r w:rsidRPr="0095474E">
        <w:rPr>
          <w:color w:val="FF0000"/>
        </w:rPr>
        <w:t>ResultRequest&gt;</w:t>
      </w:r>
    </w:p>
    <w:p w:rsidR="0095474E" w:rsidRPr="0095474E" w:rsidRDefault="0095474E" w:rsidP="0095474E">
      <w:pPr>
        <w:pStyle w:val="Code"/>
        <w:rPr>
          <w:color w:val="FF0000"/>
        </w:rPr>
      </w:pPr>
      <w:r w:rsidRPr="0095474E">
        <w:rPr>
          <w:color w:val="FF0000"/>
        </w:rPr>
        <w:t xml:space="preserve">                  &lt;</w:t>
      </w:r>
      <w:r w:rsidR="00F5797F">
        <w:rPr>
          <w:color w:val="FF0000"/>
        </w:rPr>
        <w:t>bpsim:</w:t>
      </w:r>
      <w:r w:rsidRPr="0095474E">
        <w:rPr>
          <w:color w:val="FF0000"/>
        </w:rPr>
        <w:t>ResultRequest&gt;max&lt;/</w:t>
      </w:r>
      <w:r w:rsidR="00F5797F">
        <w:rPr>
          <w:color w:val="FF0000"/>
        </w:rPr>
        <w:t>bpsim:</w:t>
      </w:r>
      <w:r w:rsidRPr="0095474E">
        <w:rPr>
          <w:color w:val="FF0000"/>
        </w:rPr>
        <w:t>ResultRequest&gt;</w:t>
      </w:r>
    </w:p>
    <w:p w:rsidR="0095474E" w:rsidRPr="0095474E" w:rsidRDefault="0095474E" w:rsidP="0095474E">
      <w:pPr>
        <w:pStyle w:val="Code"/>
        <w:rPr>
          <w:color w:val="FF0000"/>
        </w:rPr>
      </w:pPr>
      <w:r w:rsidRPr="0095474E">
        <w:rPr>
          <w:color w:val="FF0000"/>
        </w:rPr>
        <w:t xml:space="preserve">                  &lt;</w:t>
      </w:r>
      <w:r w:rsidR="00F5797F">
        <w:rPr>
          <w:color w:val="FF0000"/>
        </w:rPr>
        <w:t>bpsim:</w:t>
      </w:r>
      <w:r w:rsidRPr="0095474E">
        <w:rPr>
          <w:color w:val="FF0000"/>
        </w:rPr>
        <w:t>ResultRequest&gt;mean&lt;/</w:t>
      </w:r>
      <w:r w:rsidR="00F5797F">
        <w:rPr>
          <w:color w:val="FF0000"/>
        </w:rPr>
        <w:t>bpsim:</w:t>
      </w:r>
      <w:r w:rsidRPr="0095474E">
        <w:rPr>
          <w:color w:val="FF0000"/>
        </w:rPr>
        <w:t>ResultRequest&gt;</w:t>
      </w:r>
    </w:p>
    <w:p w:rsidR="0095474E" w:rsidRDefault="0095474E" w:rsidP="0095474E">
      <w:pPr>
        <w:pStyle w:val="Code"/>
      </w:pPr>
      <w:r>
        <w:t xml:space="preserve">                  &lt;</w:t>
      </w:r>
      <w:r w:rsidR="002C3241">
        <w:t>bpsim:</w:t>
      </w:r>
      <w:r w:rsidR="002C3241" w:rsidRPr="002C3241">
        <w:t>TruncatedNormalDistribution max="1000" mean="20" min="0" standardDeviation="1"</w:t>
      </w:r>
    </w:p>
    <w:p w:rsidR="0095474E" w:rsidRDefault="0095474E" w:rsidP="0095474E">
      <w:pPr>
        <w:pStyle w:val="Code"/>
      </w:pPr>
      <w:r>
        <w:t xml:space="preserve">              &lt;/</w:t>
      </w:r>
      <w:r w:rsidR="00F5797F">
        <w:t>bpsim:</w:t>
      </w:r>
      <w:r>
        <w:t>ProcessingTime&gt;</w:t>
      </w:r>
    </w:p>
    <w:p w:rsidR="0095474E" w:rsidRDefault="0095474E" w:rsidP="0095474E">
      <w:pPr>
        <w:pStyle w:val="Code"/>
      </w:pPr>
      <w:r>
        <w:t xml:space="preserve">          &lt;/</w:t>
      </w:r>
      <w:r w:rsidR="00F5797F">
        <w:t>bpsim:</w:t>
      </w:r>
      <w:r>
        <w:t>TimeParameters&gt;</w:t>
      </w:r>
    </w:p>
    <w:p w:rsidR="0095474E" w:rsidRDefault="0095474E" w:rsidP="0095474E">
      <w:pPr>
        <w:pStyle w:val="Code"/>
        <w:keepNext/>
      </w:pPr>
      <w:r>
        <w:t xml:space="preserve">      &lt;/</w:t>
      </w:r>
      <w:r w:rsidR="00F5797F">
        <w:t>bpsim:</w:t>
      </w:r>
      <w:r>
        <w:t>ElementParameters&gt;</w:t>
      </w:r>
    </w:p>
    <w:p w:rsidR="0095474E" w:rsidRDefault="0095474E" w:rsidP="0095474E">
      <w:pPr>
        <w:pStyle w:val="Caption"/>
      </w:pPr>
      <w:r>
        <w:t xml:space="preserve">XML snippet </w:t>
      </w:r>
      <w:fldSimple w:instr=" SEQ XML_snippet \* ARABIC ">
        <w:r w:rsidR="00014DF3">
          <w:rPr>
            <w:noProof/>
          </w:rPr>
          <w:t>16</w:t>
        </w:r>
      </w:fldSimple>
      <w:r>
        <w:t>: Processing time results for the "Record Loan Application" task</w:t>
      </w:r>
    </w:p>
    <w:p w:rsidR="007C0970" w:rsidRDefault="00275BCE" w:rsidP="007C0970">
      <w:pPr>
        <w:pStyle w:val="Heading3"/>
      </w:pPr>
      <w:bookmarkStart w:id="1168" w:name="_Toc463354057"/>
      <w:r>
        <w:t xml:space="preserve">Conclusions </w:t>
      </w:r>
      <w:r w:rsidR="007C0970">
        <w:t>and further investigations</w:t>
      </w:r>
      <w:bookmarkEnd w:id="1168"/>
      <w:r w:rsidR="007C0970">
        <w:t xml:space="preserve"> </w:t>
      </w:r>
    </w:p>
    <w:p w:rsidR="001F69F2" w:rsidRDefault="00155403" w:rsidP="007C0970">
      <w:r>
        <w:t xml:space="preserve">The following table provides an indication of where the total time to process a Loan application is spent </w:t>
      </w:r>
      <w:r w:rsidR="001F69F2">
        <w:t>by ranking them. Specific tools will provide slightly different results so here we just list them in order but you would typically be able to get a percentage of time spent in each activity.</w:t>
      </w:r>
    </w:p>
    <w:p w:rsidR="001F69F2" w:rsidRDefault="001F69F2" w:rsidP="007C0970">
      <w:r>
        <w:t xml:space="preserve">Approximately one third of the total time is spent on Title Search, underwriting takes around a quarter of the time with verifying employment, recording and reviewing the application and reviewing the title report all contributing significantly too. It may be interesting to define further scenarios to explore how cycle time is affected if it is possible hypothesize improved processing times in one or more of these areas. </w:t>
      </w:r>
    </w:p>
    <w:tbl>
      <w:tblPr>
        <w:tblW w:w="280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0"/>
      </w:tblGrid>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Perform Title Search</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Underwrite Loan with Terms</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Verify Employment</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Review Loan Application</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Record Loan Application</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Review Title Report</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Close-out Approval</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Close-Out Rejection</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del w:id="1169" w:author="Geoff Hook" w:date="2016-09-19T14:09:00Z">
              <w:r w:rsidRPr="001F69F2" w:rsidDel="00A53B98">
                <w:rPr>
                  <w:rFonts w:ascii="Calibri" w:eastAsia="Times New Roman" w:hAnsi="Calibri" w:cs="Times New Roman"/>
                  <w:color w:val="000000"/>
                  <w:sz w:val="22"/>
                  <w:szCs w:val="22"/>
                  <w:lang w:val="en-GB" w:eastAsia="en-GB"/>
                </w:rPr>
                <w:delText>Receive  Loan</w:delText>
              </w:r>
            </w:del>
            <w:ins w:id="1170" w:author="Geoff Hook" w:date="2016-09-19T14:09:00Z">
              <w:r w:rsidR="00A53B98" w:rsidRPr="001F69F2">
                <w:rPr>
                  <w:rFonts w:ascii="Calibri" w:eastAsia="Times New Roman" w:hAnsi="Calibri" w:cs="Times New Roman"/>
                  <w:color w:val="000000"/>
                  <w:sz w:val="22"/>
                  <w:szCs w:val="22"/>
                  <w:lang w:val="en-GB" w:eastAsia="en-GB"/>
                </w:rPr>
                <w:t xml:space="preserve">Receive </w:t>
              </w:r>
            </w:ins>
            <w:del w:id="1171" w:author="Geoff Hook" w:date="2016-09-19T14:09:00Z">
              <w:r w:rsidRPr="001F69F2" w:rsidDel="00A53B98">
                <w:rPr>
                  <w:rFonts w:ascii="Calibri" w:eastAsia="Times New Roman" w:hAnsi="Calibri" w:cs="Times New Roman"/>
                  <w:color w:val="000000"/>
                  <w:sz w:val="22"/>
                  <w:szCs w:val="22"/>
                  <w:lang w:val="en-GB" w:eastAsia="en-GB"/>
                </w:rPr>
                <w:delText xml:space="preserve">  Application</w:delText>
              </w:r>
            </w:del>
            <w:ins w:id="1172" w:author="Geoff Hook" w:date="2016-09-19T14:09:00Z">
              <w:r w:rsidR="00A53B98" w:rsidRPr="001F69F2">
                <w:rPr>
                  <w:rFonts w:ascii="Calibri" w:eastAsia="Times New Roman" w:hAnsi="Calibri" w:cs="Times New Roman"/>
                  <w:color w:val="000000"/>
                  <w:sz w:val="22"/>
                  <w:szCs w:val="22"/>
                  <w:lang w:val="en-GB" w:eastAsia="en-GB"/>
                </w:rPr>
                <w:t>Loan Application</w:t>
              </w:r>
            </w:ins>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Loan Request Approved</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Loan Request Rejected</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1 Hour Time Limit</w:t>
            </w:r>
          </w:p>
        </w:tc>
      </w:tr>
    </w:tbl>
    <w:p w:rsidR="007C0970" w:rsidRPr="007C0970" w:rsidRDefault="001F69F2" w:rsidP="007C0970">
      <w:r>
        <w:t xml:space="preserve"> </w:t>
      </w:r>
    </w:p>
    <w:p w:rsidR="00275BCE" w:rsidRPr="00275BCE" w:rsidRDefault="00275BCE" w:rsidP="00275BCE"/>
    <w:p w:rsidR="00916EC6" w:rsidRDefault="00916EC6">
      <w:pPr>
        <w:spacing w:before="0" w:after="0"/>
        <w:rPr>
          <w:rFonts w:asciiTheme="majorHAnsi" w:eastAsiaTheme="majorEastAsia" w:hAnsiTheme="majorHAnsi"/>
          <w:b/>
          <w:bCs/>
          <w:kern w:val="32"/>
          <w:sz w:val="32"/>
          <w:szCs w:val="32"/>
        </w:rPr>
      </w:pPr>
      <w:r>
        <w:br w:type="page"/>
      </w:r>
    </w:p>
    <w:p w:rsidR="00740812" w:rsidRPr="0077002C" w:rsidRDefault="00740812" w:rsidP="00D6760D">
      <w:pPr>
        <w:pStyle w:val="Heading1"/>
      </w:pPr>
      <w:bookmarkStart w:id="1173" w:name="_Toc463354058"/>
      <w:r w:rsidRPr="0077002C">
        <w:lastRenderedPageBreak/>
        <w:t xml:space="preserve">Example 3: </w:t>
      </w:r>
      <w:r w:rsidR="000016E4" w:rsidRPr="0077002C">
        <w:t>Technical support</w:t>
      </w:r>
      <w:bookmarkEnd w:id="1173"/>
    </w:p>
    <w:p w:rsidR="008C7126" w:rsidRDefault="008C7126" w:rsidP="008C7126">
      <w:pPr>
        <w:pStyle w:val="Heading2"/>
      </w:pPr>
      <w:bookmarkStart w:id="1174" w:name="_Toc463354059"/>
      <w:r>
        <w:t>Use Case: Provide solution to a technical problem reported by a customer</w:t>
      </w:r>
      <w:bookmarkEnd w:id="1174"/>
      <w:r>
        <w:t xml:space="preserve"> </w:t>
      </w:r>
    </w:p>
    <w:tbl>
      <w:tblPr>
        <w:tblStyle w:val="TableGrid"/>
        <w:tblW w:w="0" w:type="auto"/>
        <w:tblLook w:val="04A0" w:firstRow="1" w:lastRow="0" w:firstColumn="1" w:lastColumn="0" w:noHBand="0" w:noVBand="1"/>
      </w:tblPr>
      <w:tblGrid>
        <w:gridCol w:w="2093"/>
        <w:gridCol w:w="8095"/>
      </w:tblGrid>
      <w:tr w:rsidR="008C7126" w:rsidRPr="008C7126" w:rsidTr="008C7126">
        <w:tc>
          <w:tcPr>
            <w:tcW w:w="2093" w:type="dxa"/>
          </w:tcPr>
          <w:p w:rsidR="008C7126" w:rsidRPr="008C7126" w:rsidRDefault="008C7126" w:rsidP="00A93D6A">
            <w:r w:rsidRPr="008C7126">
              <w:t xml:space="preserve">Primary Actor </w:t>
            </w:r>
          </w:p>
        </w:tc>
        <w:tc>
          <w:tcPr>
            <w:tcW w:w="8095" w:type="dxa"/>
          </w:tcPr>
          <w:p w:rsidR="008C7126" w:rsidRPr="008C7126" w:rsidRDefault="008C7126" w:rsidP="00A93D6A">
            <w:r w:rsidRPr="008C7126">
              <w:t>Front Office.</w:t>
            </w:r>
          </w:p>
        </w:tc>
      </w:tr>
      <w:tr w:rsidR="008C7126" w:rsidRPr="008C7126" w:rsidTr="008C7126">
        <w:tc>
          <w:tcPr>
            <w:tcW w:w="2093" w:type="dxa"/>
          </w:tcPr>
          <w:p w:rsidR="008C7126" w:rsidRPr="008C7126" w:rsidRDefault="008C7126" w:rsidP="00A93D6A">
            <w:r w:rsidRPr="008C7126">
              <w:t>Secondary Actors</w:t>
            </w:r>
          </w:p>
        </w:tc>
        <w:tc>
          <w:tcPr>
            <w:tcW w:w="8095" w:type="dxa"/>
          </w:tcPr>
          <w:p w:rsidR="008C7126" w:rsidRPr="008C7126" w:rsidRDefault="008C7126" w:rsidP="00A93D6A">
            <w:r w:rsidRPr="008C7126">
              <w:t>1st Level Technical Support Agent, 2nd Level Technical Support Agent and Supplier.</w:t>
            </w:r>
          </w:p>
        </w:tc>
      </w:tr>
      <w:tr w:rsidR="008C7126" w:rsidRPr="008C7126" w:rsidTr="008C7126">
        <w:tc>
          <w:tcPr>
            <w:tcW w:w="2093" w:type="dxa"/>
          </w:tcPr>
          <w:p w:rsidR="008C7126" w:rsidRPr="008C7126" w:rsidRDefault="008C7126" w:rsidP="00A93D6A">
            <w:r w:rsidRPr="008C7126">
              <w:t xml:space="preserve">Scope </w:t>
            </w:r>
          </w:p>
        </w:tc>
        <w:tc>
          <w:tcPr>
            <w:tcW w:w="8095" w:type="dxa"/>
          </w:tcPr>
          <w:p w:rsidR="008C7126" w:rsidRPr="008C7126" w:rsidRDefault="008C7126" w:rsidP="00A93D6A">
            <w:r w:rsidRPr="008C7126">
              <w:t>“System” means all computer systems combined.</w:t>
            </w:r>
          </w:p>
        </w:tc>
      </w:tr>
      <w:tr w:rsidR="008C7126" w:rsidRPr="008C7126" w:rsidTr="008C7126">
        <w:tc>
          <w:tcPr>
            <w:tcW w:w="2093" w:type="dxa"/>
          </w:tcPr>
          <w:p w:rsidR="008C7126" w:rsidRPr="008C7126" w:rsidRDefault="008C7126" w:rsidP="00A93D6A">
            <w:r w:rsidRPr="008C7126">
              <w:t>Level</w:t>
            </w:r>
          </w:p>
        </w:tc>
        <w:tc>
          <w:tcPr>
            <w:tcW w:w="8095" w:type="dxa"/>
          </w:tcPr>
          <w:p w:rsidR="008C7126" w:rsidRPr="008C7126" w:rsidRDefault="008C7126" w:rsidP="00A93D6A">
            <w:r w:rsidRPr="008C7126">
              <w:t>Summary</w:t>
            </w:r>
          </w:p>
        </w:tc>
      </w:tr>
      <w:tr w:rsidR="008C7126" w:rsidRPr="008C7126" w:rsidTr="008C7126">
        <w:tc>
          <w:tcPr>
            <w:tcW w:w="2093" w:type="dxa"/>
          </w:tcPr>
          <w:p w:rsidR="008C7126" w:rsidRPr="008C7126" w:rsidRDefault="008C7126" w:rsidP="00A93D6A">
            <w:r w:rsidRPr="008C7126">
              <w:t>Trigger</w:t>
            </w:r>
          </w:p>
        </w:tc>
        <w:tc>
          <w:tcPr>
            <w:tcW w:w="8095" w:type="dxa"/>
          </w:tcPr>
          <w:p w:rsidR="008C7126" w:rsidRPr="008C7126" w:rsidRDefault="008C7126">
            <w:r w:rsidRPr="008C7126">
              <w:t xml:space="preserve">Customers call to a </w:t>
            </w:r>
            <w:del w:id="1175" w:author="Geoff Hook" w:date="2016-10-04T13:49:00Z">
              <w:r w:rsidRPr="008C7126" w:rsidDel="00AB7A79">
                <w:delText xml:space="preserve">call </w:delText>
              </w:r>
            </w:del>
            <w:ins w:id="1176" w:author="Geoff Hook" w:date="2016-10-04T13:49:00Z">
              <w:r w:rsidR="00AB7A79">
                <w:t>support</w:t>
              </w:r>
              <w:r w:rsidR="00AB7A79" w:rsidRPr="008C7126">
                <w:t xml:space="preserve"> </w:t>
              </w:r>
            </w:ins>
            <w:r w:rsidRPr="008C7126">
              <w:t xml:space="preserve">center requiring a solution for a technical problem about a service, equipment or software provided. </w:t>
            </w:r>
          </w:p>
        </w:tc>
      </w:tr>
    </w:tbl>
    <w:p w:rsidR="00740812" w:rsidRDefault="00DC5E59" w:rsidP="00D17E89">
      <w:pPr>
        <w:pStyle w:val="Heading3"/>
      </w:pPr>
      <w:bookmarkStart w:id="1177" w:name="_Toc463354060"/>
      <w:r>
        <w:t>Process Description</w:t>
      </w:r>
      <w:bookmarkEnd w:id="1177"/>
    </w:p>
    <w:p w:rsidR="008C7126" w:rsidRDefault="008C7126" w:rsidP="008C7126">
      <w:r>
        <w:t xml:space="preserve">The customer calls the </w:t>
      </w:r>
      <w:del w:id="1178" w:author="Geoff Hook" w:date="2016-10-04T13:49:00Z">
        <w:r w:rsidDel="00AB7A79">
          <w:delText xml:space="preserve">contact </w:delText>
        </w:r>
      </w:del>
      <w:ins w:id="1179" w:author="Geoff Hook" w:date="2016-10-04T13:49:00Z">
        <w:r w:rsidR="00AB7A79">
          <w:t xml:space="preserve">support </w:t>
        </w:r>
      </w:ins>
      <w:r>
        <w:t xml:space="preserve">center and reports an issue about underperforming service or faulty equipment or software. The Front Office collects information from the Customer and tries to provide a solution </w:t>
      </w:r>
      <w:r w:rsidR="009276BF">
        <w:t xml:space="preserve">directly to </w:t>
      </w:r>
      <w:r>
        <w:t xml:space="preserve">the Customer on the other end of the line, otherwise </w:t>
      </w:r>
      <w:r w:rsidR="009276BF">
        <w:t xml:space="preserve">they </w:t>
      </w:r>
      <w:r>
        <w:t xml:space="preserve">inform the Customer the issue is going to be </w:t>
      </w:r>
      <w:r w:rsidR="009276BF">
        <w:t>escalated to</w:t>
      </w:r>
      <w:r>
        <w:t xml:space="preserve"> technical experts and </w:t>
      </w:r>
      <w:r w:rsidR="009276BF">
        <w:t xml:space="preserve">they </w:t>
      </w:r>
      <w:r>
        <w:t>will be contacted</w:t>
      </w:r>
      <w:r w:rsidR="009276BF">
        <w:t xml:space="preserve"> again soon</w:t>
      </w:r>
      <w:r>
        <w:t xml:space="preserve">. When the Front Office receives the solution from the technical experts, </w:t>
      </w:r>
      <w:r w:rsidR="009276BF">
        <w:t xml:space="preserve">they </w:t>
      </w:r>
      <w:r>
        <w:t>contact the customer and tr</w:t>
      </w:r>
      <w:r w:rsidR="009276BF">
        <w:t>y</w:t>
      </w:r>
      <w:r>
        <w:t xml:space="preserve"> to close the </w:t>
      </w:r>
      <w:r w:rsidR="00E74B14">
        <w:t>issue;</w:t>
      </w:r>
      <w:r>
        <w:t xml:space="preserve"> otherwise </w:t>
      </w:r>
      <w:r w:rsidR="009276BF">
        <w:t xml:space="preserve">they </w:t>
      </w:r>
      <w:r>
        <w:t xml:space="preserve">inform the Customer </w:t>
      </w:r>
      <w:r w:rsidR="009276BF">
        <w:t xml:space="preserve">that the issue </w:t>
      </w:r>
      <w:r>
        <w:t>is</w:t>
      </w:r>
      <w:r w:rsidR="009276BF">
        <w:t xml:space="preserve"> going to be further escalated</w:t>
      </w:r>
      <w:r>
        <w:t>.</w:t>
      </w:r>
    </w:p>
    <w:p w:rsidR="008C7126" w:rsidRDefault="008C7126" w:rsidP="008C7126">
      <w:r>
        <w:t>When the issue is escalated to the 1st Level Technical Support Agent</w:t>
      </w:r>
      <w:r w:rsidR="009276BF">
        <w:t>, the agent</w:t>
      </w:r>
      <w:r>
        <w:t xml:space="preserve"> tries to </w:t>
      </w:r>
      <w:r w:rsidR="009276BF">
        <w:t xml:space="preserve">provide </w:t>
      </w:r>
      <w:r>
        <w:t xml:space="preserve">a solution to the Front </w:t>
      </w:r>
      <w:r w:rsidR="00E74B14">
        <w:t>Office;</w:t>
      </w:r>
      <w:r>
        <w:t xml:space="preserve"> otherwise </w:t>
      </w:r>
      <w:r w:rsidR="009276BF">
        <w:t xml:space="preserve">they </w:t>
      </w:r>
      <w:r>
        <w:t xml:space="preserve">request further assistance </w:t>
      </w:r>
      <w:r w:rsidR="009276BF">
        <w:t xml:space="preserve">from </w:t>
      </w:r>
      <w:r>
        <w:t xml:space="preserve">the 2nd Level Technical Support Agent and </w:t>
      </w:r>
      <w:r w:rsidR="00E74B14">
        <w:t>forward</w:t>
      </w:r>
      <w:r>
        <w:t xml:space="preserve"> the solution to the Front Office when </w:t>
      </w:r>
      <w:r w:rsidR="009276BF">
        <w:t>a solution has been</w:t>
      </w:r>
      <w:r>
        <w:t xml:space="preserve"> provided.</w:t>
      </w:r>
    </w:p>
    <w:p w:rsidR="008C7126" w:rsidRDefault="008C7126" w:rsidP="008C7126">
      <w:r>
        <w:t>When the issue is escalated to the 2nd Level Technical Support Agent</w:t>
      </w:r>
      <w:r w:rsidR="009276BF">
        <w:t>, the agent</w:t>
      </w:r>
      <w:r>
        <w:t xml:space="preserve"> tries to find a solution </w:t>
      </w:r>
      <w:r w:rsidR="009276BF">
        <w:t xml:space="preserve">for </w:t>
      </w:r>
      <w:r>
        <w:t xml:space="preserve">the 1st Level Technical Support </w:t>
      </w:r>
      <w:r w:rsidR="00E74B14">
        <w:t>Agent;</w:t>
      </w:r>
      <w:r>
        <w:t xml:space="preserve"> otherwise </w:t>
      </w:r>
      <w:r w:rsidR="009276BF">
        <w:t xml:space="preserve">they </w:t>
      </w:r>
      <w:r>
        <w:t xml:space="preserve">request further assistance </w:t>
      </w:r>
      <w:r w:rsidR="009276BF">
        <w:t>from</w:t>
      </w:r>
      <w:r>
        <w:t xml:space="preserve"> the Supplier and </w:t>
      </w:r>
      <w:r w:rsidR="00E74B14">
        <w:t>forward</w:t>
      </w:r>
      <w:r>
        <w:t xml:space="preserve"> the solution to the 1st Level Technical Support Agent when provided.</w:t>
      </w:r>
    </w:p>
    <w:p w:rsidR="008C7126" w:rsidRPr="008C7126" w:rsidRDefault="008C7126" w:rsidP="008C7126">
      <w:r>
        <w:t xml:space="preserve">When the Supplier receives a request from the 2nd Level Technical Support Agent </w:t>
      </w:r>
      <w:r w:rsidR="009276BF">
        <w:t xml:space="preserve">they </w:t>
      </w:r>
      <w:r>
        <w:t>provide a solution to the reported issue.</w:t>
      </w:r>
    </w:p>
    <w:p w:rsidR="00671D5C" w:rsidRDefault="00671D5C" w:rsidP="00D6760D">
      <w:pPr>
        <w:rPr>
          <w:rFonts w:asciiTheme="majorHAnsi" w:eastAsiaTheme="majorEastAsia" w:hAnsiTheme="majorHAnsi"/>
          <w:sz w:val="28"/>
          <w:szCs w:val="28"/>
        </w:rPr>
      </w:pPr>
      <w:r>
        <w:br w:type="page"/>
      </w:r>
    </w:p>
    <w:p w:rsidR="00740812" w:rsidRDefault="00740812" w:rsidP="00D6760D">
      <w:pPr>
        <w:pStyle w:val="Heading2"/>
      </w:pPr>
      <w:bookmarkStart w:id="1180" w:name="_Toc463354061"/>
      <w:r w:rsidRPr="00671D5C">
        <w:lastRenderedPageBreak/>
        <w:t>B</w:t>
      </w:r>
      <w:r w:rsidR="00916EC6">
        <w:t>PMN</w:t>
      </w:r>
      <w:r w:rsidRPr="00671D5C">
        <w:t xml:space="preserve"> 2.0 Diagram of</w:t>
      </w:r>
      <w:r w:rsidR="00AB554A">
        <w:t>: Customer calls in with a technical issue</w:t>
      </w:r>
      <w:bookmarkEnd w:id="1180"/>
    </w:p>
    <w:p w:rsidR="00DF238F" w:rsidRDefault="00014DF3" w:rsidP="004D4CB6">
      <w:pPr>
        <w:pStyle w:val="Textbody"/>
        <w:rPr>
          <w:ins w:id="1181" w:author="Simon Ringuette" w:date="2016-11-16T13:10:00Z"/>
        </w:rPr>
      </w:pPr>
      <w:ins w:id="1182" w:author="Simon Ringuette" w:date="2016-11-16T13:10:00Z">
        <w:r>
          <w:pict>
            <v:shape id="_x0000_i1027" type="#_x0000_t75" style="width:498.75pt;height:512.25pt">
              <v:imagedata r:id="rId20" o:title="Technical Support Process v2"/>
            </v:shape>
          </w:pict>
        </w:r>
      </w:ins>
    </w:p>
    <w:p w:rsidR="00740812" w:rsidRDefault="00AB1C6E" w:rsidP="004D4CB6">
      <w:pPr>
        <w:pStyle w:val="Textbody"/>
        <w:sectPr w:rsidR="00740812" w:rsidSect="00740812">
          <w:pgSz w:w="12240" w:h="15840"/>
          <w:pgMar w:top="1134" w:right="1134" w:bottom="1134" w:left="1134" w:header="720" w:footer="720" w:gutter="0"/>
          <w:cols w:space="720"/>
          <w:formProt w:val="0"/>
          <w:docGrid w:linePitch="360"/>
        </w:sectPr>
      </w:pPr>
      <w:del w:id="1183" w:author="Simon Ringuette" w:date="2016-11-16T12:00:00Z">
        <w:r w:rsidDel="007F3B6E">
          <w:object w:dxaOrig="14179" w:dyaOrig="19386">
            <v:shape id="_x0000_i1028" type="#_x0000_t75" style="width:446.25pt;height:609pt" o:ole="">
              <v:imagedata r:id="rId21" o:title=""/>
            </v:shape>
            <o:OLEObject Type="Embed" ProgID="Visio.Drawing.11" ShapeID="_x0000_i1028" DrawAspect="Content" ObjectID="_1543859493" r:id="rId22"/>
          </w:object>
        </w:r>
      </w:del>
    </w:p>
    <w:p w:rsidR="00730402" w:rsidRDefault="00730402" w:rsidP="00730402">
      <w:pPr>
        <w:pStyle w:val="Heading2"/>
      </w:pPr>
      <w:bookmarkStart w:id="1184" w:name="_Toc463354062"/>
      <w:r w:rsidRPr="003D11B3">
        <w:lastRenderedPageBreak/>
        <w:t xml:space="preserve">Simulation scenario 1: Explore </w:t>
      </w:r>
      <w:r>
        <w:t>control flow perspective</w:t>
      </w:r>
      <w:bookmarkEnd w:id="1184"/>
    </w:p>
    <w:p w:rsidR="00730402" w:rsidRDefault="00730402" w:rsidP="00730402">
      <w:pPr>
        <w:pStyle w:val="Heading3"/>
      </w:pPr>
      <w:bookmarkStart w:id="1185" w:name="_Toc463354063"/>
      <w:r>
        <w:t>Approach / Hypothesis</w:t>
      </w:r>
      <w:bookmarkEnd w:id="1185"/>
    </w:p>
    <w:p w:rsidR="00730402" w:rsidRDefault="00730402" w:rsidP="00730402">
      <w:r>
        <w:t>Technical support is a process responsible for managing the lifecycle of all problems reported by customers. This process is consumer centric, because if technical support operates poorly the effect will be amplified through the public channels such as, social networks, consumer forums and the company image it will be at risk.</w:t>
      </w:r>
    </w:p>
    <w:p w:rsidR="00730402" w:rsidRDefault="00730402" w:rsidP="00730402">
      <w:r>
        <w:t>The problems reported by the customers are not all the same and different expertise is necessary. This is why there are multiple layers of technical support and even the supplier of the service/equipment/software is included. Some problems are from customers that don’t have the basic skills and this kind of issue can be easily solved by the first line support and there are complex problems that need in depth investigation.</w:t>
      </w:r>
    </w:p>
    <w:p w:rsidR="00730402" w:rsidRPr="00730402" w:rsidRDefault="00730402" w:rsidP="00730402">
      <w:r>
        <w:t xml:space="preserve">Poor performance is being experienced. In this first scenario we will explore who is involved in resolving issues. </w:t>
      </w:r>
    </w:p>
    <w:p w:rsidR="00730402" w:rsidRPr="00730402" w:rsidRDefault="00730402" w:rsidP="00730402">
      <w:pPr>
        <w:pStyle w:val="Heading3"/>
      </w:pPr>
      <w:bookmarkStart w:id="1186" w:name="_Toc463354064"/>
      <w:r>
        <w:t>Goals</w:t>
      </w:r>
      <w:bookmarkEnd w:id="1186"/>
    </w:p>
    <w:p w:rsidR="00730402" w:rsidRDefault="00730402" w:rsidP="00B163DA">
      <w:r>
        <w:t>The go</w:t>
      </w:r>
      <w:r w:rsidR="008C778E">
        <w:t>al of this scenario is to provide</w:t>
      </w:r>
      <w:r>
        <w:t xml:space="preserve"> </w:t>
      </w:r>
      <w:r w:rsidR="00B163DA">
        <w:t>a f</w:t>
      </w:r>
      <w:r>
        <w:t>requency baseline:</w:t>
      </w:r>
    </w:p>
    <w:p w:rsidR="00730402" w:rsidRDefault="00730402" w:rsidP="004F3213">
      <w:pPr>
        <w:pStyle w:val="ListParagraph"/>
        <w:numPr>
          <w:ilvl w:val="0"/>
          <w:numId w:val="7"/>
        </w:numPr>
        <w:jc w:val="both"/>
      </w:pPr>
      <w:r>
        <w:t>What are the most / less used paths?</w:t>
      </w:r>
    </w:p>
    <w:p w:rsidR="00730402" w:rsidRDefault="00730402" w:rsidP="00730402">
      <w:pPr>
        <w:pStyle w:val="Heading3"/>
      </w:pPr>
      <w:bookmarkStart w:id="1187" w:name="_Toc463354065"/>
      <w:r>
        <w:t>Identification of simulation parameters</w:t>
      </w:r>
      <w:bookmarkEnd w:id="1187"/>
    </w:p>
    <w:p w:rsidR="00730402" w:rsidRDefault="00730402" w:rsidP="00730402">
      <w:r>
        <w:t xml:space="preserve">The simulation inputs are as follows: </w:t>
      </w:r>
    </w:p>
    <w:p w:rsidR="00730402" w:rsidRDefault="00730402" w:rsidP="00730402">
      <w:pPr>
        <w:pStyle w:val="Heading4"/>
      </w:pPr>
      <w:bookmarkStart w:id="1188" w:name="_Toc463354066"/>
      <w:r>
        <w:t>Simulation parameters</w:t>
      </w:r>
      <w:bookmarkEnd w:id="1188"/>
    </w:p>
    <w:p w:rsidR="00730402" w:rsidRDefault="00730402" w:rsidP="004F3213">
      <w:pPr>
        <w:pStyle w:val="ListParagraph"/>
        <w:numPr>
          <w:ilvl w:val="0"/>
          <w:numId w:val="16"/>
        </w:numPr>
        <w:rPr>
          <w:ins w:id="1189" w:author="Geoff Hook" w:date="2016-09-19T14:13:00Z"/>
        </w:rPr>
      </w:pPr>
      <w:r>
        <w:t>Duration: 1 month</w:t>
      </w:r>
    </w:p>
    <w:p w:rsidR="00D70FA6" w:rsidRPr="00A8016C" w:rsidRDefault="00D70FA6" w:rsidP="004F3213">
      <w:pPr>
        <w:pStyle w:val="ListParagraph"/>
        <w:numPr>
          <w:ilvl w:val="0"/>
          <w:numId w:val="16"/>
        </w:numPr>
      </w:pPr>
      <w:ins w:id="1190" w:author="Geoff Hook" w:date="2016-09-19T14:13:00Z">
        <w:r w:rsidRPr="00A8016C">
          <w:t>Warmup: 1 week</w:t>
        </w:r>
      </w:ins>
      <w:ins w:id="1191" w:author="Geoff Hook" w:date="2016-09-26T15:02:00Z">
        <w:r w:rsidR="00A8016C">
          <w:t xml:space="preserve"> (added in scenario</w:t>
        </w:r>
      </w:ins>
      <w:ins w:id="1192" w:author="Geoff Hook" w:date="2016-09-26T15:03:00Z">
        <w:r w:rsidR="00AB7A79">
          <w:t>2</w:t>
        </w:r>
      </w:ins>
      <w:ins w:id="1193" w:author="Geoff Hook" w:date="2016-09-26T15:02:00Z">
        <w:r w:rsidR="00A8016C">
          <w:t>)</w:t>
        </w:r>
      </w:ins>
    </w:p>
    <w:p w:rsidR="00730402" w:rsidRDefault="00730402" w:rsidP="004F3213">
      <w:pPr>
        <w:pStyle w:val="ListParagraph"/>
        <w:numPr>
          <w:ilvl w:val="0"/>
          <w:numId w:val="16"/>
        </w:numPr>
      </w:pPr>
      <w:r>
        <w:t>Replications: 3</w:t>
      </w:r>
    </w:p>
    <w:p w:rsidR="00730402" w:rsidRPr="00416099" w:rsidRDefault="00730402" w:rsidP="004F3213">
      <w:pPr>
        <w:pStyle w:val="ListParagraph"/>
        <w:numPr>
          <w:ilvl w:val="0"/>
          <w:numId w:val="16"/>
        </w:numPr>
      </w:pPr>
      <w:r>
        <w:t>Time unit: minutes</w:t>
      </w:r>
    </w:p>
    <w:p w:rsidR="00730402" w:rsidRDefault="00730402" w:rsidP="00730402">
      <w:pPr>
        <w:pStyle w:val="Heading4"/>
      </w:pPr>
      <w:bookmarkStart w:id="1194" w:name="_Toc463354067"/>
      <w:r>
        <w:t>Process Triggers</w:t>
      </w:r>
      <w:bookmarkEnd w:id="1194"/>
    </w:p>
    <w:p w:rsidR="00B163DA" w:rsidRDefault="00B163DA" w:rsidP="004F3213">
      <w:pPr>
        <w:pStyle w:val="ListParagraph"/>
        <w:numPr>
          <w:ilvl w:val="0"/>
          <w:numId w:val="6"/>
        </w:numPr>
      </w:pPr>
      <w:r>
        <w:t xml:space="preserve">There are 2200 new calls raised by customers in each 24h period. Approximately this many arrive for each time period. These will </w:t>
      </w:r>
      <w:del w:id="1195" w:author="Geoff Hook" w:date="2016-09-19T14:10:00Z">
        <w:r w:rsidDel="00D70FA6">
          <w:delText xml:space="preserve">be </w:delText>
        </w:r>
      </w:del>
      <w:r>
        <w:t xml:space="preserve">initially be modelled using a triangular distribution across the entire period as follows: </w:t>
      </w:r>
    </w:p>
    <w:p w:rsidR="00B163DA" w:rsidRDefault="00B163DA" w:rsidP="004F3213">
      <w:pPr>
        <w:pStyle w:val="ListParagraph"/>
        <w:numPr>
          <w:ilvl w:val="1"/>
          <w:numId w:val="6"/>
        </w:numPr>
      </w:pPr>
      <w:r>
        <w:t xml:space="preserve">Mode: </w:t>
      </w:r>
      <w:r w:rsidR="00FA4F83">
        <w:t>2</w:t>
      </w:r>
    </w:p>
    <w:p w:rsidR="00B163DA" w:rsidRDefault="00B163DA" w:rsidP="004F3213">
      <w:pPr>
        <w:pStyle w:val="ListParagraph"/>
        <w:numPr>
          <w:ilvl w:val="1"/>
          <w:numId w:val="6"/>
        </w:numPr>
      </w:pPr>
      <w:r>
        <w:t>Min: 0.35</w:t>
      </w:r>
    </w:p>
    <w:p w:rsidR="00B163DA" w:rsidRDefault="00B163DA" w:rsidP="004F3213">
      <w:pPr>
        <w:pStyle w:val="ListParagraph"/>
        <w:numPr>
          <w:ilvl w:val="1"/>
          <w:numId w:val="6"/>
        </w:numPr>
      </w:pPr>
      <w:r>
        <w:t>Max: 2</w:t>
      </w:r>
      <w:r w:rsidR="00FA4F83">
        <w:t>.5</w:t>
      </w:r>
    </w:p>
    <w:p w:rsidR="00B163DA" w:rsidRPr="00B163DA" w:rsidRDefault="00B163DA" w:rsidP="00B163DA">
      <w:pPr>
        <w:pStyle w:val="ListParagraph"/>
      </w:pPr>
      <w:r w:rsidRPr="00B163DA">
        <w:t xml:space="preserve">In the later scenarios we </w:t>
      </w:r>
      <w:del w:id="1196" w:author="Geoff Hook" w:date="2016-09-26T14:52:00Z">
        <w:r w:rsidRPr="00B163DA" w:rsidDel="00A8016C">
          <w:delText>attempt a close approximation</w:delText>
        </w:r>
      </w:del>
      <w:ins w:id="1197" w:author="Geoff Hook" w:date="2016-09-26T14:52:00Z">
        <w:r w:rsidR="00A8016C">
          <w:t>vary the pattern through the day</w:t>
        </w:r>
      </w:ins>
      <w:r w:rsidRPr="00B163DA">
        <w:t xml:space="preserve"> using calendars. </w:t>
      </w:r>
    </w:p>
    <w:p w:rsidR="006D4477" w:rsidRPr="007F2E38" w:rsidRDefault="006D4477" w:rsidP="006D4477">
      <w:pPr>
        <w:pStyle w:val="Heading4"/>
      </w:pPr>
      <w:bookmarkStart w:id="1198" w:name="_Toc463354068"/>
      <w:r w:rsidRPr="007F2E38">
        <w:t>Decision points</w:t>
      </w:r>
      <w:bookmarkEnd w:id="1198"/>
    </w:p>
    <w:p w:rsidR="006D4477" w:rsidRDefault="006D4477" w:rsidP="004F3213">
      <w:pPr>
        <w:pStyle w:val="ListParagraph"/>
        <w:numPr>
          <w:ilvl w:val="0"/>
          <w:numId w:val="6"/>
        </w:numPr>
      </w:pPr>
      <w:r>
        <w:t>Under the Front office responsibility:</w:t>
      </w:r>
    </w:p>
    <w:p w:rsidR="006D4477" w:rsidRDefault="006D4477" w:rsidP="004F3213">
      <w:pPr>
        <w:pStyle w:val="ListParagraph"/>
        <w:numPr>
          <w:ilvl w:val="1"/>
          <w:numId w:val="6"/>
        </w:numPr>
      </w:pPr>
      <w:r>
        <w:lastRenderedPageBreak/>
        <w:t>60% of the time</w:t>
      </w:r>
      <w:del w:id="1199" w:author="Geoff Hook" w:date="2016-10-03T10:47:00Z">
        <w:r w:rsidDel="00437062">
          <w:delText>s</w:delText>
        </w:r>
      </w:del>
      <w:r>
        <w:t xml:space="preserve"> is able to provide a solution;</w:t>
      </w:r>
    </w:p>
    <w:p w:rsidR="006D4477" w:rsidRDefault="006D4477" w:rsidP="004F3213">
      <w:pPr>
        <w:pStyle w:val="ListParagraph"/>
        <w:numPr>
          <w:ilvl w:val="1"/>
          <w:numId w:val="6"/>
        </w:numPr>
      </w:pPr>
      <w:r>
        <w:t>15% of the time</w:t>
      </w:r>
      <w:del w:id="1200" w:author="Geoff Hook" w:date="2016-10-03T10:47:00Z">
        <w:r w:rsidDel="00437062">
          <w:delText>s</w:delText>
        </w:r>
      </w:del>
      <w:r>
        <w:t xml:space="preserve"> the solution is not effective.</w:t>
      </w:r>
    </w:p>
    <w:p w:rsidR="006D4477" w:rsidRDefault="006D4477" w:rsidP="004F3213">
      <w:pPr>
        <w:pStyle w:val="ListParagraph"/>
        <w:numPr>
          <w:ilvl w:val="0"/>
          <w:numId w:val="6"/>
        </w:numPr>
      </w:pPr>
      <w:r>
        <w:t>Under the 1</w:t>
      </w:r>
      <w:r w:rsidRPr="004E67C3">
        <w:rPr>
          <w:vertAlign w:val="superscript"/>
        </w:rPr>
        <w:t>st</w:t>
      </w:r>
      <w:r>
        <w:t xml:space="preserve"> level Technical support agent:</w:t>
      </w:r>
    </w:p>
    <w:p w:rsidR="006D4477" w:rsidRDefault="006D4477" w:rsidP="004F3213">
      <w:pPr>
        <w:pStyle w:val="ListParagraph"/>
        <w:numPr>
          <w:ilvl w:val="1"/>
          <w:numId w:val="6"/>
        </w:numPr>
      </w:pPr>
      <w:r>
        <w:t>70% of the time</w:t>
      </w:r>
      <w:del w:id="1201" w:author="Geoff Hook" w:date="2016-10-03T10:47:00Z">
        <w:r w:rsidDel="00437062">
          <w:delText>s</w:delText>
        </w:r>
      </w:del>
      <w:r>
        <w:t xml:space="preserve"> is able to provide a solution;</w:t>
      </w:r>
    </w:p>
    <w:p w:rsidR="006D4477" w:rsidRDefault="006D4477" w:rsidP="004F3213">
      <w:pPr>
        <w:pStyle w:val="ListParagraph"/>
        <w:numPr>
          <w:ilvl w:val="0"/>
          <w:numId w:val="6"/>
        </w:numPr>
      </w:pPr>
      <w:r>
        <w:t>Under the 2</w:t>
      </w:r>
      <w:r>
        <w:rPr>
          <w:vertAlign w:val="superscript"/>
        </w:rPr>
        <w:t>nd</w:t>
      </w:r>
      <w:r>
        <w:t xml:space="preserve"> level Technical support agent:</w:t>
      </w:r>
    </w:p>
    <w:p w:rsidR="006D4477" w:rsidRDefault="006D4477" w:rsidP="004F3213">
      <w:pPr>
        <w:pStyle w:val="ListParagraph"/>
        <w:numPr>
          <w:ilvl w:val="1"/>
          <w:numId w:val="6"/>
        </w:numPr>
      </w:pPr>
      <w:r>
        <w:t>80% of the time is able to provide a solution.</w:t>
      </w:r>
    </w:p>
    <w:p w:rsidR="00B163DA" w:rsidRPr="00B163DA" w:rsidRDefault="00B163DA" w:rsidP="00B163DA">
      <w:pPr>
        <w:pStyle w:val="Heading4"/>
      </w:pPr>
      <w:bookmarkStart w:id="1202" w:name="_Toc463354069"/>
      <w:r>
        <w:t>Results requested</w:t>
      </w:r>
      <w:bookmarkEnd w:id="1202"/>
    </w:p>
    <w:p w:rsidR="00730402" w:rsidRPr="00186739" w:rsidRDefault="005B43CB" w:rsidP="00B163DA">
      <w:pPr>
        <w:jc w:val="both"/>
      </w:pPr>
      <w:ins w:id="1203" w:author="Geoff Hook" w:date="2016-10-04T13:57:00Z">
        <w:r>
          <w:t>The results requested are counts for each event and task. The</w:t>
        </w:r>
      </w:ins>
      <w:del w:id="1204" w:author="Geoff Hook" w:date="2016-10-04T13:57:00Z">
        <w:r w:rsidR="00730402" w:rsidDel="005B43CB">
          <w:delText>R</w:delText>
        </w:r>
      </w:del>
      <w:ins w:id="1205" w:author="Geoff Hook" w:date="2016-10-04T13:57:00Z">
        <w:r>
          <w:t xml:space="preserve"> r</w:t>
        </w:r>
      </w:ins>
      <w:r w:rsidR="00730402">
        <w:t>esults provided should indicate important Key Performance Indicators (KPI’s) like the ones below.</w:t>
      </w:r>
    </w:p>
    <w:tbl>
      <w:tblPr>
        <w:tblStyle w:val="TableGrid"/>
        <w:tblW w:w="0" w:type="auto"/>
        <w:tblInd w:w="720" w:type="dxa"/>
        <w:tblLook w:val="04A0" w:firstRow="1" w:lastRow="0" w:firstColumn="1" w:lastColumn="0" w:noHBand="0" w:noVBand="1"/>
      </w:tblPr>
      <w:tblGrid>
        <w:gridCol w:w="2354"/>
        <w:gridCol w:w="6237"/>
      </w:tblGrid>
      <w:tr w:rsidR="00730402" w:rsidRPr="004E53BC" w:rsidTr="00E00C5C">
        <w:tc>
          <w:tcPr>
            <w:tcW w:w="2354" w:type="dxa"/>
          </w:tcPr>
          <w:p w:rsidR="00730402" w:rsidRPr="00CA0ABA" w:rsidRDefault="00730402" w:rsidP="007C0970">
            <w:pPr>
              <w:jc w:val="both"/>
              <w:rPr>
                <w:b/>
              </w:rPr>
            </w:pPr>
            <w:r w:rsidRPr="00CA0ABA">
              <w:rPr>
                <w:b/>
                <w:sz w:val="22"/>
                <w:szCs w:val="22"/>
              </w:rPr>
              <w:t>Description</w:t>
            </w:r>
          </w:p>
        </w:tc>
        <w:tc>
          <w:tcPr>
            <w:tcW w:w="6237" w:type="dxa"/>
          </w:tcPr>
          <w:p w:rsidR="00730402" w:rsidRPr="00CA0ABA" w:rsidRDefault="00730402" w:rsidP="007C0970">
            <w:pPr>
              <w:rPr>
                <w:b/>
              </w:rPr>
            </w:pPr>
            <w:r w:rsidRPr="00CA0ABA">
              <w:rPr>
                <w:b/>
                <w:sz w:val="22"/>
                <w:szCs w:val="22"/>
              </w:rPr>
              <w:t>Rational</w:t>
            </w:r>
            <w:r>
              <w:rPr>
                <w:b/>
                <w:sz w:val="22"/>
                <w:szCs w:val="22"/>
              </w:rPr>
              <w:t>e</w:t>
            </w:r>
          </w:p>
        </w:tc>
      </w:tr>
      <w:tr w:rsidR="00730402" w:rsidRPr="004E53BC" w:rsidDel="00AB7A79" w:rsidTr="00E00C5C">
        <w:trPr>
          <w:del w:id="1206" w:author="Geoff Hook" w:date="2016-10-04T13:44:00Z"/>
        </w:trPr>
        <w:tc>
          <w:tcPr>
            <w:tcW w:w="2354" w:type="dxa"/>
          </w:tcPr>
          <w:p w:rsidR="00730402" w:rsidRPr="004E53BC" w:rsidDel="00AB7A79" w:rsidRDefault="00730402" w:rsidP="007C0970">
            <w:pPr>
              <w:jc w:val="both"/>
              <w:rPr>
                <w:del w:id="1207" w:author="Geoff Hook" w:date="2016-10-04T13:44:00Z"/>
              </w:rPr>
            </w:pPr>
            <w:del w:id="1208" w:author="Geoff Hook" w:date="2016-10-04T13:43:00Z">
              <w:r w:rsidRPr="004E53BC" w:rsidDel="00AB7A79">
                <w:rPr>
                  <w:sz w:val="22"/>
                  <w:szCs w:val="22"/>
                </w:rPr>
                <w:delText xml:space="preserve">Tentative </w:delText>
              </w:r>
            </w:del>
            <w:del w:id="1209" w:author="Geoff Hook" w:date="2016-10-04T13:44:00Z">
              <w:r w:rsidRPr="004E53BC" w:rsidDel="00AB7A79">
                <w:rPr>
                  <w:sz w:val="22"/>
                  <w:szCs w:val="22"/>
                </w:rPr>
                <w:delText>instances</w:delText>
              </w:r>
            </w:del>
          </w:p>
        </w:tc>
        <w:tc>
          <w:tcPr>
            <w:tcW w:w="6237" w:type="dxa"/>
          </w:tcPr>
          <w:p w:rsidR="00730402" w:rsidRPr="0029196A" w:rsidDel="00AB7A79" w:rsidRDefault="00730402" w:rsidP="007C0970">
            <w:pPr>
              <w:rPr>
                <w:del w:id="1210" w:author="Geoff Hook" w:date="2016-10-04T13:44:00Z"/>
              </w:rPr>
            </w:pPr>
            <w:del w:id="1211" w:author="Geoff Hook" w:date="2016-10-04T13:44:00Z">
              <w:r w:rsidDel="00AB7A79">
                <w:rPr>
                  <w:sz w:val="22"/>
                  <w:szCs w:val="22"/>
                </w:rPr>
                <w:delText>Total number of requests that the customer communicated to the contact center</w:delText>
              </w:r>
            </w:del>
          </w:p>
        </w:tc>
      </w:tr>
      <w:tr w:rsidR="00730402" w:rsidRPr="004E53BC" w:rsidTr="00E00C5C">
        <w:tc>
          <w:tcPr>
            <w:tcW w:w="2354" w:type="dxa"/>
          </w:tcPr>
          <w:p w:rsidR="00730402" w:rsidRPr="004E53BC" w:rsidRDefault="00AB7A79">
            <w:pPr>
              <w:jc w:val="both"/>
            </w:pPr>
            <w:ins w:id="1212" w:author="Geoff Hook" w:date="2016-10-04T13:45:00Z">
              <w:r>
                <w:rPr>
                  <w:sz w:val="22"/>
                  <w:szCs w:val="22"/>
                </w:rPr>
                <w:t xml:space="preserve">Received </w:t>
              </w:r>
            </w:ins>
            <w:del w:id="1213" w:author="Geoff Hook" w:date="2016-10-04T13:45:00Z">
              <w:r w:rsidR="00730402" w:rsidRPr="004E53BC" w:rsidDel="00AB7A79">
                <w:rPr>
                  <w:sz w:val="22"/>
                  <w:szCs w:val="22"/>
                </w:rPr>
                <w:delText>Processed</w:delText>
              </w:r>
            </w:del>
            <w:r w:rsidR="00730402" w:rsidRPr="004E53BC">
              <w:rPr>
                <w:sz w:val="22"/>
                <w:szCs w:val="22"/>
              </w:rPr>
              <w:t xml:space="preserve"> instances</w:t>
            </w:r>
          </w:p>
        </w:tc>
        <w:tc>
          <w:tcPr>
            <w:tcW w:w="6237" w:type="dxa"/>
          </w:tcPr>
          <w:p w:rsidR="00730402" w:rsidRPr="0029196A" w:rsidRDefault="00730402">
            <w:r>
              <w:rPr>
                <w:sz w:val="22"/>
                <w:szCs w:val="22"/>
              </w:rPr>
              <w:t xml:space="preserve">Total number of requests </w:t>
            </w:r>
            <w:del w:id="1214" w:author="Geoff Hook" w:date="2016-10-04T13:41:00Z">
              <w:r w:rsidDel="00AB7A79">
                <w:rPr>
                  <w:sz w:val="22"/>
                  <w:szCs w:val="22"/>
                </w:rPr>
                <w:delText xml:space="preserve">attended </w:delText>
              </w:r>
            </w:del>
            <w:ins w:id="1215" w:author="Geoff Hook" w:date="2016-10-04T13:44:00Z">
              <w:r w:rsidR="00AB7A79">
                <w:rPr>
                  <w:sz w:val="22"/>
                  <w:szCs w:val="22"/>
                </w:rPr>
                <w:t>received</w:t>
              </w:r>
            </w:ins>
            <w:ins w:id="1216" w:author="Geoff Hook" w:date="2016-10-04T13:41:00Z">
              <w:r w:rsidR="00AB7A79">
                <w:rPr>
                  <w:sz w:val="22"/>
                  <w:szCs w:val="22"/>
                </w:rPr>
                <w:t xml:space="preserve"> </w:t>
              </w:r>
            </w:ins>
            <w:del w:id="1217" w:author="Geoff Hook" w:date="2016-09-19T14:11:00Z">
              <w:r w:rsidDel="00D70FA6">
                <w:rPr>
                  <w:sz w:val="22"/>
                  <w:szCs w:val="22"/>
                </w:rPr>
                <w:delText>by  the</w:delText>
              </w:r>
            </w:del>
            <w:ins w:id="1218" w:author="Geoff Hook" w:date="2016-09-19T14:11:00Z">
              <w:r w:rsidR="00D70FA6">
                <w:rPr>
                  <w:sz w:val="22"/>
                  <w:szCs w:val="22"/>
                </w:rPr>
                <w:t>by the</w:t>
              </w:r>
            </w:ins>
            <w:r>
              <w:rPr>
                <w:sz w:val="22"/>
                <w:szCs w:val="22"/>
              </w:rPr>
              <w:t xml:space="preserve"> </w:t>
            </w:r>
            <w:del w:id="1219" w:author="Geoff Hook" w:date="2016-10-04T13:49:00Z">
              <w:r w:rsidDel="00AB7A79">
                <w:rPr>
                  <w:sz w:val="22"/>
                  <w:szCs w:val="22"/>
                </w:rPr>
                <w:delText xml:space="preserve">contact </w:delText>
              </w:r>
            </w:del>
            <w:ins w:id="1220" w:author="Geoff Hook" w:date="2016-10-04T13:49:00Z">
              <w:r w:rsidR="00AB7A79">
                <w:rPr>
                  <w:sz w:val="22"/>
                  <w:szCs w:val="22"/>
                </w:rPr>
                <w:t xml:space="preserve">support </w:t>
              </w:r>
            </w:ins>
            <w:r>
              <w:rPr>
                <w:sz w:val="22"/>
                <w:szCs w:val="22"/>
              </w:rPr>
              <w:t>center</w:t>
            </w:r>
          </w:p>
        </w:tc>
      </w:tr>
      <w:tr w:rsidR="00730402" w:rsidRPr="004E53BC" w:rsidTr="00E00C5C">
        <w:tc>
          <w:tcPr>
            <w:tcW w:w="2354" w:type="dxa"/>
          </w:tcPr>
          <w:p w:rsidR="00730402" w:rsidRPr="004E53BC" w:rsidRDefault="00730402" w:rsidP="007C0970">
            <w:r>
              <w:rPr>
                <w:sz w:val="22"/>
                <w:szCs w:val="22"/>
              </w:rPr>
              <w:t>1</w:t>
            </w:r>
            <w:r w:rsidRPr="002013F6">
              <w:rPr>
                <w:sz w:val="22"/>
                <w:szCs w:val="22"/>
                <w:vertAlign w:val="superscript"/>
              </w:rPr>
              <w:t>st</w:t>
            </w:r>
            <w:r>
              <w:rPr>
                <w:sz w:val="22"/>
                <w:szCs w:val="22"/>
              </w:rPr>
              <w:t xml:space="preserve"> level escalated instances </w:t>
            </w:r>
          </w:p>
        </w:tc>
        <w:tc>
          <w:tcPr>
            <w:tcW w:w="6237" w:type="dxa"/>
          </w:tcPr>
          <w:p w:rsidR="00730402" w:rsidRDefault="00730402" w:rsidP="007C0970">
            <w:r>
              <w:rPr>
                <w:sz w:val="22"/>
                <w:szCs w:val="22"/>
              </w:rPr>
              <w:t xml:space="preserve">Total number of requests attended </w:t>
            </w:r>
            <w:del w:id="1221" w:author="Geoff Hook" w:date="2016-09-19T14:11:00Z">
              <w:r w:rsidDel="00D70FA6">
                <w:rPr>
                  <w:sz w:val="22"/>
                  <w:szCs w:val="22"/>
                </w:rPr>
                <w:delText>by  the</w:delText>
              </w:r>
            </w:del>
            <w:ins w:id="1222" w:author="Geoff Hook" w:date="2016-09-19T14:11:00Z">
              <w:r w:rsidR="00D70FA6">
                <w:rPr>
                  <w:sz w:val="22"/>
                  <w:szCs w:val="22"/>
                </w:rPr>
                <w:t>by the</w:t>
              </w:r>
            </w:ins>
            <w:r>
              <w:rPr>
                <w:sz w:val="22"/>
                <w:szCs w:val="22"/>
              </w:rPr>
              <w:t xml:space="preserve"> 1</w:t>
            </w:r>
            <w:r w:rsidRPr="002013F6">
              <w:rPr>
                <w:sz w:val="22"/>
                <w:szCs w:val="22"/>
                <w:vertAlign w:val="superscript"/>
              </w:rPr>
              <w:t>st</w:t>
            </w:r>
            <w:r>
              <w:rPr>
                <w:sz w:val="22"/>
                <w:szCs w:val="22"/>
              </w:rPr>
              <w:t xml:space="preserve"> level support team </w:t>
            </w:r>
          </w:p>
        </w:tc>
      </w:tr>
      <w:tr w:rsidR="00730402" w:rsidRPr="004E53BC" w:rsidTr="00E00C5C">
        <w:tc>
          <w:tcPr>
            <w:tcW w:w="2354" w:type="dxa"/>
          </w:tcPr>
          <w:p w:rsidR="00730402" w:rsidRPr="004E53BC" w:rsidRDefault="00730402" w:rsidP="007C0970">
            <w:r>
              <w:rPr>
                <w:sz w:val="22"/>
                <w:szCs w:val="22"/>
              </w:rPr>
              <w:t>2</w:t>
            </w:r>
            <w:r w:rsidRPr="002013F6">
              <w:rPr>
                <w:sz w:val="22"/>
                <w:szCs w:val="22"/>
                <w:vertAlign w:val="superscript"/>
              </w:rPr>
              <w:t>nd</w:t>
            </w:r>
            <w:r>
              <w:rPr>
                <w:sz w:val="22"/>
                <w:szCs w:val="22"/>
              </w:rPr>
              <w:t xml:space="preserve"> level escalated instances </w:t>
            </w:r>
          </w:p>
        </w:tc>
        <w:tc>
          <w:tcPr>
            <w:tcW w:w="6237" w:type="dxa"/>
          </w:tcPr>
          <w:p w:rsidR="00730402" w:rsidRDefault="00730402" w:rsidP="007C0970">
            <w:r>
              <w:rPr>
                <w:sz w:val="22"/>
                <w:szCs w:val="22"/>
              </w:rPr>
              <w:t xml:space="preserve">Total number of requests attended </w:t>
            </w:r>
            <w:del w:id="1223" w:author="Geoff Hook" w:date="2016-09-19T14:11:00Z">
              <w:r w:rsidDel="00D70FA6">
                <w:rPr>
                  <w:sz w:val="22"/>
                  <w:szCs w:val="22"/>
                </w:rPr>
                <w:delText>by  the</w:delText>
              </w:r>
            </w:del>
            <w:ins w:id="1224" w:author="Geoff Hook" w:date="2016-09-19T14:11:00Z">
              <w:r w:rsidR="00D70FA6">
                <w:rPr>
                  <w:sz w:val="22"/>
                  <w:szCs w:val="22"/>
                </w:rPr>
                <w:t>by the</w:t>
              </w:r>
            </w:ins>
            <w:r>
              <w:rPr>
                <w:sz w:val="22"/>
                <w:szCs w:val="22"/>
              </w:rPr>
              <w:t xml:space="preserve"> 2</w:t>
            </w:r>
            <w:r w:rsidRPr="002013F6">
              <w:rPr>
                <w:sz w:val="22"/>
                <w:szCs w:val="22"/>
                <w:vertAlign w:val="superscript"/>
              </w:rPr>
              <w:t>nd</w:t>
            </w:r>
            <w:r>
              <w:rPr>
                <w:sz w:val="22"/>
                <w:szCs w:val="22"/>
              </w:rPr>
              <w:t xml:space="preserve"> level support team </w:t>
            </w:r>
          </w:p>
        </w:tc>
      </w:tr>
      <w:tr w:rsidR="00730402" w:rsidRPr="004E53BC" w:rsidTr="00E00C5C">
        <w:tc>
          <w:tcPr>
            <w:tcW w:w="2354" w:type="dxa"/>
          </w:tcPr>
          <w:p w:rsidR="00730402" w:rsidRPr="004E53BC" w:rsidRDefault="00730402" w:rsidP="00E00C5C">
            <w:r>
              <w:rPr>
                <w:sz w:val="22"/>
                <w:szCs w:val="22"/>
              </w:rPr>
              <w:t xml:space="preserve">Supplier escalated instances </w:t>
            </w:r>
          </w:p>
        </w:tc>
        <w:tc>
          <w:tcPr>
            <w:tcW w:w="6237" w:type="dxa"/>
          </w:tcPr>
          <w:p w:rsidR="00730402" w:rsidRDefault="00730402" w:rsidP="007C0970">
            <w:r>
              <w:rPr>
                <w:sz w:val="22"/>
                <w:szCs w:val="22"/>
              </w:rPr>
              <w:t xml:space="preserve">Total number of requests attended </w:t>
            </w:r>
            <w:del w:id="1225" w:author="Geoff Hook" w:date="2016-09-19T14:11:00Z">
              <w:r w:rsidDel="00D70FA6">
                <w:rPr>
                  <w:sz w:val="22"/>
                  <w:szCs w:val="22"/>
                </w:rPr>
                <w:delText>by  the</w:delText>
              </w:r>
            </w:del>
            <w:ins w:id="1226" w:author="Geoff Hook" w:date="2016-09-19T14:11:00Z">
              <w:r w:rsidR="00D70FA6">
                <w:rPr>
                  <w:sz w:val="22"/>
                  <w:szCs w:val="22"/>
                </w:rPr>
                <w:t>by the</w:t>
              </w:r>
            </w:ins>
            <w:r>
              <w:rPr>
                <w:sz w:val="22"/>
                <w:szCs w:val="22"/>
              </w:rPr>
              <w:t xml:space="preserve"> </w:t>
            </w:r>
            <w:del w:id="1227" w:author="Geoff Hook" w:date="2016-09-19T14:11:00Z">
              <w:r w:rsidDel="00D70FA6">
                <w:rPr>
                  <w:sz w:val="22"/>
                  <w:szCs w:val="22"/>
                </w:rPr>
                <w:delText>supplier  team</w:delText>
              </w:r>
            </w:del>
            <w:ins w:id="1228" w:author="Geoff Hook" w:date="2016-09-19T14:11:00Z">
              <w:r w:rsidR="00D70FA6">
                <w:rPr>
                  <w:sz w:val="22"/>
                  <w:szCs w:val="22"/>
                </w:rPr>
                <w:t>supplier team</w:t>
              </w:r>
            </w:ins>
            <w:r>
              <w:rPr>
                <w:sz w:val="22"/>
                <w:szCs w:val="22"/>
              </w:rPr>
              <w:t xml:space="preserve"> </w:t>
            </w:r>
          </w:p>
        </w:tc>
      </w:tr>
      <w:tr w:rsidR="00730402" w:rsidRPr="004E53BC" w:rsidTr="00E00C5C">
        <w:tc>
          <w:tcPr>
            <w:tcW w:w="2354" w:type="dxa"/>
          </w:tcPr>
          <w:p w:rsidR="00730402" w:rsidRPr="004E53BC" w:rsidRDefault="00730402" w:rsidP="007C0970">
            <w:pPr>
              <w:jc w:val="both"/>
            </w:pPr>
            <w:r w:rsidRPr="004E53BC">
              <w:rPr>
                <w:sz w:val="22"/>
                <w:szCs w:val="22"/>
              </w:rPr>
              <w:t>Completed instances</w:t>
            </w:r>
          </w:p>
        </w:tc>
        <w:tc>
          <w:tcPr>
            <w:tcW w:w="6237" w:type="dxa"/>
          </w:tcPr>
          <w:p w:rsidR="00730402" w:rsidRPr="0029196A" w:rsidRDefault="00730402" w:rsidP="007C0970">
            <w:r>
              <w:rPr>
                <w:sz w:val="22"/>
                <w:szCs w:val="22"/>
              </w:rPr>
              <w:t xml:space="preserve">Total number of requests that reached the </w:t>
            </w:r>
            <w:del w:id="1229" w:author="Geoff Hook" w:date="2016-09-19T14:11:00Z">
              <w:r w:rsidRPr="00CA0ABA" w:rsidDel="00D70FA6">
                <w:rPr>
                  <w:i/>
                  <w:sz w:val="22"/>
                  <w:szCs w:val="22"/>
                </w:rPr>
                <w:delText>Customer  issue</w:delText>
              </w:r>
            </w:del>
            <w:ins w:id="1230" w:author="Geoff Hook" w:date="2016-09-19T14:11:00Z">
              <w:r w:rsidR="00D70FA6" w:rsidRPr="00CA0ABA">
                <w:rPr>
                  <w:i/>
                  <w:sz w:val="22"/>
                  <w:szCs w:val="22"/>
                </w:rPr>
                <w:t>Customer issue</w:t>
              </w:r>
            </w:ins>
            <w:r w:rsidRPr="00CA0ABA">
              <w:rPr>
                <w:i/>
                <w:sz w:val="22"/>
                <w:szCs w:val="22"/>
              </w:rPr>
              <w:t xml:space="preserve"> resolved</w:t>
            </w:r>
            <w:r>
              <w:rPr>
                <w:sz w:val="22"/>
                <w:szCs w:val="22"/>
              </w:rPr>
              <w:t xml:space="preserve"> End state</w:t>
            </w:r>
          </w:p>
        </w:tc>
      </w:tr>
      <w:tr w:rsidR="00730402" w:rsidRPr="004E53BC" w:rsidTr="00E00C5C">
        <w:tc>
          <w:tcPr>
            <w:tcW w:w="2354" w:type="dxa"/>
          </w:tcPr>
          <w:p w:rsidR="00730402" w:rsidRPr="004E53BC" w:rsidRDefault="00730402" w:rsidP="007C0970">
            <w:pPr>
              <w:jc w:val="both"/>
            </w:pPr>
            <w:r w:rsidRPr="004E53BC">
              <w:rPr>
                <w:sz w:val="22"/>
                <w:szCs w:val="22"/>
              </w:rPr>
              <w:t>In progress instances</w:t>
            </w:r>
          </w:p>
        </w:tc>
        <w:tc>
          <w:tcPr>
            <w:tcW w:w="6237" w:type="dxa"/>
          </w:tcPr>
          <w:p w:rsidR="00730402" w:rsidRPr="0029196A" w:rsidRDefault="00730402" w:rsidP="007C0970">
            <w:r>
              <w:rPr>
                <w:sz w:val="22"/>
                <w:szCs w:val="22"/>
              </w:rPr>
              <w:t xml:space="preserve">Total number of requests that are being processed by the contact center and did not reach the </w:t>
            </w:r>
            <w:del w:id="1231" w:author="Geoff Hook" w:date="2016-09-19T14:11:00Z">
              <w:r w:rsidRPr="00CA0ABA" w:rsidDel="00D70FA6">
                <w:rPr>
                  <w:i/>
                  <w:sz w:val="22"/>
                  <w:szCs w:val="22"/>
                </w:rPr>
                <w:delText>Customer  issue</w:delText>
              </w:r>
            </w:del>
            <w:ins w:id="1232" w:author="Geoff Hook" w:date="2016-09-19T14:11:00Z">
              <w:r w:rsidR="00D70FA6" w:rsidRPr="00CA0ABA">
                <w:rPr>
                  <w:i/>
                  <w:sz w:val="22"/>
                  <w:szCs w:val="22"/>
                </w:rPr>
                <w:t>Customer issue</w:t>
              </w:r>
            </w:ins>
            <w:r w:rsidRPr="00CA0ABA">
              <w:rPr>
                <w:i/>
                <w:sz w:val="22"/>
                <w:szCs w:val="22"/>
              </w:rPr>
              <w:t xml:space="preserve"> resolved</w:t>
            </w:r>
            <w:r>
              <w:rPr>
                <w:sz w:val="22"/>
                <w:szCs w:val="22"/>
              </w:rPr>
              <w:t xml:space="preserve"> End state, for the simulation period duration</w:t>
            </w:r>
          </w:p>
        </w:tc>
      </w:tr>
      <w:tr w:rsidR="00AB7A79" w:rsidRPr="004E53BC" w:rsidDel="00AB7A79" w:rsidTr="00E00C5C">
        <w:trPr>
          <w:del w:id="1233" w:author="Geoff Hook" w:date="2016-10-04T13:44:00Z"/>
        </w:trPr>
        <w:tc>
          <w:tcPr>
            <w:tcW w:w="2354" w:type="dxa"/>
          </w:tcPr>
          <w:p w:rsidR="00AB7A79" w:rsidRPr="004E53BC" w:rsidDel="00AB7A79" w:rsidRDefault="00AB7A79" w:rsidP="007C0970">
            <w:pPr>
              <w:jc w:val="both"/>
              <w:rPr>
                <w:del w:id="1234" w:author="Geoff Hook" w:date="2016-10-04T13:44:00Z"/>
              </w:rPr>
            </w:pPr>
            <w:del w:id="1235" w:author="Geoff Hook" w:date="2016-10-04T13:43:00Z">
              <w:r w:rsidRPr="004E53BC" w:rsidDel="00AB7A79">
                <w:rPr>
                  <w:sz w:val="22"/>
                  <w:szCs w:val="22"/>
                </w:rPr>
                <w:delText>Completeness ratio</w:delText>
              </w:r>
            </w:del>
          </w:p>
        </w:tc>
        <w:tc>
          <w:tcPr>
            <w:tcW w:w="6237" w:type="dxa"/>
          </w:tcPr>
          <w:p w:rsidR="00AB7A79" w:rsidRPr="0029196A" w:rsidDel="00AB7A79" w:rsidRDefault="00AB7A79" w:rsidP="007C0970">
            <w:pPr>
              <w:rPr>
                <w:del w:id="1236" w:author="Geoff Hook" w:date="2016-10-04T13:44:00Z"/>
              </w:rPr>
            </w:pPr>
            <w:del w:id="1237" w:author="Geoff Hook" w:date="2016-10-04T13:43:00Z">
              <w:r w:rsidDel="00AB7A79">
                <w:rPr>
                  <w:sz w:val="22"/>
                  <w:szCs w:val="22"/>
                </w:rPr>
                <w:delText>= (</w:delText>
              </w:r>
              <w:r w:rsidRPr="004E53BC" w:rsidDel="00AB7A79">
                <w:rPr>
                  <w:sz w:val="22"/>
                  <w:szCs w:val="22"/>
                </w:rPr>
                <w:delText xml:space="preserve">Completed instances </w:delText>
              </w:r>
              <w:r w:rsidDel="00AB7A79">
                <w:rPr>
                  <w:sz w:val="22"/>
                  <w:szCs w:val="22"/>
                </w:rPr>
                <w:delText>/</w:delText>
              </w:r>
              <w:r w:rsidRPr="004E53BC" w:rsidDel="00AB7A79">
                <w:rPr>
                  <w:sz w:val="22"/>
                  <w:szCs w:val="22"/>
                </w:rPr>
                <w:delText>Processed instances</w:delText>
              </w:r>
              <w:r w:rsidDel="00AB7A79">
                <w:rPr>
                  <w:sz w:val="22"/>
                  <w:szCs w:val="22"/>
                </w:rPr>
                <w:delText>) X 100</w:delText>
              </w:r>
            </w:del>
          </w:p>
        </w:tc>
      </w:tr>
      <w:tr w:rsidR="00AB7A79" w:rsidRPr="004E53BC" w:rsidDel="00AB7A79" w:rsidTr="00E00C5C">
        <w:trPr>
          <w:del w:id="1238" w:author="Geoff Hook" w:date="2016-10-04T13:44:00Z"/>
        </w:trPr>
        <w:tc>
          <w:tcPr>
            <w:tcW w:w="2354" w:type="dxa"/>
          </w:tcPr>
          <w:p w:rsidR="00AB7A79" w:rsidRPr="004E53BC" w:rsidDel="00AB7A79" w:rsidRDefault="00AB7A79" w:rsidP="007C0970">
            <w:pPr>
              <w:jc w:val="both"/>
              <w:rPr>
                <w:del w:id="1239" w:author="Geoff Hook" w:date="2016-10-04T13:44:00Z"/>
              </w:rPr>
            </w:pPr>
            <w:del w:id="1240" w:author="Geoff Hook" w:date="2016-10-04T13:43:00Z">
              <w:r w:rsidRPr="004E53BC" w:rsidDel="00AB7A79">
                <w:rPr>
                  <w:sz w:val="22"/>
                  <w:szCs w:val="22"/>
                </w:rPr>
                <w:delText>Loss Ratio</w:delText>
              </w:r>
            </w:del>
          </w:p>
        </w:tc>
        <w:tc>
          <w:tcPr>
            <w:tcW w:w="6237" w:type="dxa"/>
          </w:tcPr>
          <w:p w:rsidR="00AB7A79" w:rsidRPr="0029196A" w:rsidDel="00AB7A79" w:rsidRDefault="00AB7A79" w:rsidP="007C0970">
            <w:pPr>
              <w:rPr>
                <w:del w:id="1241" w:author="Geoff Hook" w:date="2016-10-04T13:44:00Z"/>
              </w:rPr>
            </w:pPr>
            <w:del w:id="1242" w:author="Geoff Hook" w:date="2016-10-04T13:43:00Z">
              <w:r w:rsidDel="00AB7A79">
                <w:rPr>
                  <w:sz w:val="22"/>
                  <w:szCs w:val="22"/>
                </w:rPr>
                <w:delText xml:space="preserve">= </w:delText>
              </w:r>
            </w:del>
            <w:del w:id="1243" w:author="Geoff Hook" w:date="2016-09-19T14:12:00Z">
              <w:r w:rsidDel="00D70FA6">
                <w:rPr>
                  <w:sz w:val="22"/>
                  <w:szCs w:val="22"/>
                </w:rPr>
                <w:delText>(</w:delText>
              </w:r>
              <w:r w:rsidRPr="004E53BC" w:rsidDel="00D70FA6">
                <w:rPr>
                  <w:sz w:val="22"/>
                  <w:szCs w:val="22"/>
                </w:rPr>
                <w:delText xml:space="preserve"> Processed</w:delText>
              </w:r>
            </w:del>
            <w:del w:id="1244" w:author="Geoff Hook" w:date="2016-10-04T13:43:00Z">
              <w:r w:rsidRPr="004E53BC" w:rsidDel="00AB7A79">
                <w:rPr>
                  <w:sz w:val="22"/>
                  <w:szCs w:val="22"/>
                </w:rPr>
                <w:delText xml:space="preserve"> instances</w:delText>
              </w:r>
              <w:r w:rsidDel="00AB7A79">
                <w:rPr>
                  <w:sz w:val="22"/>
                  <w:szCs w:val="22"/>
                </w:rPr>
                <w:delText xml:space="preserve">/ </w:delText>
              </w:r>
              <w:r w:rsidRPr="004E53BC" w:rsidDel="00AB7A79">
                <w:rPr>
                  <w:sz w:val="22"/>
                  <w:szCs w:val="22"/>
                </w:rPr>
                <w:delText>Tentative instances</w:delText>
              </w:r>
              <w:r w:rsidDel="00AB7A79">
                <w:rPr>
                  <w:sz w:val="22"/>
                  <w:szCs w:val="22"/>
                </w:rPr>
                <w:delText>) X 100</w:delText>
              </w:r>
            </w:del>
          </w:p>
        </w:tc>
      </w:tr>
    </w:tbl>
    <w:p w:rsidR="00730402" w:rsidDel="0066681C" w:rsidRDefault="00730402" w:rsidP="00730402">
      <w:pPr>
        <w:ind w:left="720"/>
        <w:jc w:val="both"/>
        <w:rPr>
          <w:del w:id="1245" w:author="Geoff Hook" w:date="2016-07-19T10:01:00Z"/>
        </w:rPr>
      </w:pPr>
    </w:p>
    <w:p w:rsidR="00730402" w:rsidRDefault="00730402" w:rsidP="00E00C5C">
      <w:pPr>
        <w:jc w:val="both"/>
      </w:pPr>
      <w:r>
        <w:t xml:space="preserve">The results should drive the user to conclude how well the contact center performs regarding ability to process the incoming requests </w:t>
      </w:r>
      <w:del w:id="1246" w:author="Geoff Hook" w:date="2016-10-04T13:45:00Z">
        <w:r w:rsidDel="00AB7A79">
          <w:delText>(Loss Ratio) and process all the attended requests (Completeness Ratio). These numbers are the starting point to establish an incoming service level agreement</w:delText>
        </w:r>
      </w:del>
      <w:ins w:id="1247" w:author="Geoff Hook" w:date="2016-10-04T13:45:00Z">
        <w:r w:rsidR="00AB7A79">
          <w:t>.</w:t>
        </w:r>
      </w:ins>
      <w:del w:id="1248" w:author="Geoff Hook" w:date="2016-10-04T13:45:00Z">
        <w:r w:rsidDel="00AB7A79">
          <w:delText>.</w:delText>
        </w:r>
      </w:del>
    </w:p>
    <w:p w:rsidR="006D4477" w:rsidRDefault="006D4477" w:rsidP="006D4477">
      <w:pPr>
        <w:pStyle w:val="Heading3"/>
      </w:pPr>
      <w:bookmarkStart w:id="1249" w:name="_Toc463354070"/>
      <w:r w:rsidRPr="0017517F">
        <w:t>How the model provides for that data to be captured</w:t>
      </w:r>
      <w:bookmarkEnd w:id="1249"/>
    </w:p>
    <w:p w:rsidR="006D4477" w:rsidRPr="006D4477" w:rsidRDefault="006D4477" w:rsidP="006D4477">
      <w:r>
        <w:t xml:space="preserve">There are no additional constructs needed to run this scenario. </w:t>
      </w:r>
    </w:p>
    <w:p w:rsidR="00730402" w:rsidRDefault="006D4477" w:rsidP="00E00C5C">
      <w:pPr>
        <w:pStyle w:val="Heading3"/>
      </w:pPr>
      <w:bookmarkStart w:id="1250" w:name="_Toc463354071"/>
      <w:r>
        <w:lastRenderedPageBreak/>
        <w:t>Conclusions</w:t>
      </w:r>
      <w:r w:rsidR="00E00C5C">
        <w:t xml:space="preserve"> and further investigations</w:t>
      </w:r>
      <w:bookmarkEnd w:id="1250"/>
      <w:r w:rsidR="00E00C5C">
        <w:t xml:space="preserve"> </w:t>
      </w:r>
    </w:p>
    <w:p w:rsidR="00730402" w:rsidRDefault="00AA1F18" w:rsidP="00AA1F18">
      <w:pPr>
        <w:jc w:val="both"/>
      </w:pPr>
      <w:r>
        <w:t xml:space="preserve">The table below shows ranks various activities in order of the number of occurrences. It may be seen that the parts of the organisation nearest the customer occur most often, as common sense would expect. So we may start to gain confidence that the model is valid at the most basic level. Since different simulation vendors should be expected to produce slightly different results based on the statistical seeds used we have not included percentages of instances reaching each activity but this is the kind of information that might be included by those tools.  </w:t>
      </w:r>
    </w:p>
    <w:tbl>
      <w:tblPr>
        <w:tblStyle w:val="TableGrid"/>
        <w:tblW w:w="7550" w:type="dxa"/>
        <w:tblInd w:w="720" w:type="dxa"/>
        <w:tblLook w:val="04A0" w:firstRow="1" w:lastRow="0" w:firstColumn="1" w:lastColumn="0" w:noHBand="0" w:noVBand="1"/>
      </w:tblPr>
      <w:tblGrid>
        <w:gridCol w:w="1139"/>
        <w:gridCol w:w="6411"/>
      </w:tblGrid>
      <w:tr w:rsidR="00730402" w:rsidRPr="0048053F" w:rsidTr="007C0970">
        <w:tc>
          <w:tcPr>
            <w:tcW w:w="1139" w:type="dxa"/>
          </w:tcPr>
          <w:p w:rsidR="00730402" w:rsidRPr="0048053F" w:rsidRDefault="00730402" w:rsidP="007C0970">
            <w:pPr>
              <w:jc w:val="both"/>
              <w:rPr>
                <w:b/>
              </w:rPr>
            </w:pPr>
            <w:r>
              <w:rPr>
                <w:b/>
                <w:sz w:val="22"/>
                <w:szCs w:val="22"/>
              </w:rPr>
              <w:t>Ranking</w:t>
            </w:r>
            <w:r w:rsidRPr="0048053F">
              <w:rPr>
                <w:rStyle w:val="FootnoteReference"/>
                <w:b/>
                <w:sz w:val="22"/>
                <w:szCs w:val="22"/>
              </w:rPr>
              <w:footnoteReference w:id="2"/>
            </w:r>
          </w:p>
        </w:tc>
        <w:tc>
          <w:tcPr>
            <w:tcW w:w="6411" w:type="dxa"/>
          </w:tcPr>
          <w:p w:rsidR="00730402" w:rsidRPr="0048053F" w:rsidRDefault="00730402" w:rsidP="007C0970">
            <w:pPr>
              <w:jc w:val="both"/>
              <w:rPr>
                <w:b/>
              </w:rPr>
            </w:pPr>
            <w:r w:rsidRPr="0048053F">
              <w:rPr>
                <w:b/>
                <w:sz w:val="22"/>
                <w:szCs w:val="22"/>
              </w:rPr>
              <w:t>Activity Description</w:t>
            </w:r>
          </w:p>
        </w:tc>
      </w:tr>
      <w:tr w:rsidR="00730402" w:rsidRPr="0048053F" w:rsidTr="007C0970">
        <w:tc>
          <w:tcPr>
            <w:tcW w:w="1139" w:type="dxa"/>
          </w:tcPr>
          <w:p w:rsidR="00730402" w:rsidRPr="0048053F" w:rsidRDefault="00730402" w:rsidP="007C0970">
            <w:pPr>
              <w:jc w:val="right"/>
            </w:pPr>
            <w:r>
              <w:t>1</w:t>
            </w:r>
          </w:p>
        </w:tc>
        <w:tc>
          <w:tcPr>
            <w:tcW w:w="6411" w:type="dxa"/>
          </w:tcPr>
          <w:p w:rsidR="00730402" w:rsidRPr="0048053F" w:rsidRDefault="00730402" w:rsidP="007C0970">
            <w:pPr>
              <w:jc w:val="both"/>
            </w:pPr>
            <w:r w:rsidRPr="0048053F">
              <w:rPr>
                <w:sz w:val="22"/>
                <w:szCs w:val="22"/>
              </w:rPr>
              <w:t>Get issue description from customer</w:t>
            </w:r>
          </w:p>
        </w:tc>
      </w:tr>
      <w:tr w:rsidR="00730402" w:rsidRPr="0048053F" w:rsidTr="007C0970">
        <w:tc>
          <w:tcPr>
            <w:tcW w:w="1139" w:type="dxa"/>
          </w:tcPr>
          <w:p w:rsidR="00730402" w:rsidRPr="0048053F" w:rsidRDefault="00730402" w:rsidP="007C0970">
            <w:pPr>
              <w:jc w:val="right"/>
            </w:pPr>
            <w:r>
              <w:t>2</w:t>
            </w:r>
          </w:p>
        </w:tc>
        <w:tc>
          <w:tcPr>
            <w:tcW w:w="6411" w:type="dxa"/>
          </w:tcPr>
          <w:p w:rsidR="00730402" w:rsidRPr="0048053F" w:rsidRDefault="00730402" w:rsidP="007C0970">
            <w:pPr>
              <w:jc w:val="both"/>
            </w:pPr>
            <w:r w:rsidRPr="0048053F">
              <w:rPr>
                <w:sz w:val="22"/>
                <w:szCs w:val="22"/>
              </w:rPr>
              <w:t>Inform customer the issue is going to be escalated</w:t>
            </w:r>
          </w:p>
        </w:tc>
      </w:tr>
      <w:tr w:rsidR="00730402" w:rsidRPr="0048053F" w:rsidTr="007C0970">
        <w:tc>
          <w:tcPr>
            <w:tcW w:w="1139" w:type="dxa"/>
          </w:tcPr>
          <w:p w:rsidR="00730402" w:rsidRPr="0048053F" w:rsidRDefault="00730402" w:rsidP="007C0970">
            <w:pPr>
              <w:jc w:val="right"/>
            </w:pPr>
            <w:r>
              <w:t>3</w:t>
            </w:r>
          </w:p>
        </w:tc>
        <w:tc>
          <w:tcPr>
            <w:tcW w:w="6411" w:type="dxa"/>
          </w:tcPr>
          <w:p w:rsidR="00730402" w:rsidRPr="0048053F" w:rsidRDefault="00730402" w:rsidP="007C0970">
            <w:pPr>
              <w:jc w:val="both"/>
            </w:pPr>
            <w:r w:rsidRPr="0048053F">
              <w:rPr>
                <w:sz w:val="22"/>
                <w:szCs w:val="22"/>
              </w:rPr>
              <w:t>Request 1st level Support</w:t>
            </w:r>
          </w:p>
        </w:tc>
      </w:tr>
      <w:tr w:rsidR="00730402" w:rsidRPr="0048053F" w:rsidTr="007C0970">
        <w:tc>
          <w:tcPr>
            <w:tcW w:w="1139" w:type="dxa"/>
          </w:tcPr>
          <w:p w:rsidR="00730402" w:rsidRPr="0048053F" w:rsidRDefault="00730402" w:rsidP="007C0970">
            <w:pPr>
              <w:jc w:val="right"/>
            </w:pPr>
            <w:r>
              <w:t>4</w:t>
            </w:r>
          </w:p>
        </w:tc>
        <w:tc>
          <w:tcPr>
            <w:tcW w:w="6411" w:type="dxa"/>
          </w:tcPr>
          <w:p w:rsidR="00730402" w:rsidRPr="0048053F" w:rsidRDefault="00730402" w:rsidP="007C0970">
            <w:pPr>
              <w:jc w:val="both"/>
            </w:pPr>
            <w:r w:rsidRPr="0048053F">
              <w:rPr>
                <w:sz w:val="22"/>
                <w:szCs w:val="22"/>
              </w:rPr>
              <w:t>Provide solution to customer</w:t>
            </w:r>
          </w:p>
        </w:tc>
      </w:tr>
      <w:tr w:rsidR="00730402" w:rsidRPr="0048053F" w:rsidTr="007C0970">
        <w:tc>
          <w:tcPr>
            <w:tcW w:w="1139" w:type="dxa"/>
          </w:tcPr>
          <w:p w:rsidR="00730402" w:rsidRPr="0048053F" w:rsidRDefault="00730402" w:rsidP="007C0970">
            <w:pPr>
              <w:jc w:val="right"/>
            </w:pPr>
            <w:r>
              <w:t>5</w:t>
            </w:r>
          </w:p>
        </w:tc>
        <w:tc>
          <w:tcPr>
            <w:tcW w:w="6411" w:type="dxa"/>
          </w:tcPr>
          <w:p w:rsidR="00730402" w:rsidRPr="0048053F" w:rsidRDefault="00730402" w:rsidP="007C0970">
            <w:pPr>
              <w:jc w:val="both"/>
            </w:pPr>
            <w:r w:rsidRPr="0048053F">
              <w:rPr>
                <w:sz w:val="22"/>
                <w:szCs w:val="22"/>
              </w:rPr>
              <w:t>Find solution 1st level issue</w:t>
            </w:r>
          </w:p>
        </w:tc>
      </w:tr>
      <w:tr w:rsidR="00730402" w:rsidRPr="0048053F" w:rsidTr="007C0970">
        <w:tc>
          <w:tcPr>
            <w:tcW w:w="1139" w:type="dxa"/>
          </w:tcPr>
          <w:p w:rsidR="00730402" w:rsidRPr="0048053F" w:rsidRDefault="00730402" w:rsidP="007C0970">
            <w:pPr>
              <w:jc w:val="right"/>
            </w:pPr>
            <w:r>
              <w:t>6</w:t>
            </w:r>
          </w:p>
        </w:tc>
        <w:tc>
          <w:tcPr>
            <w:tcW w:w="6411" w:type="dxa"/>
          </w:tcPr>
          <w:p w:rsidR="00730402" w:rsidRPr="0048053F" w:rsidRDefault="00730402" w:rsidP="007C0970">
            <w:pPr>
              <w:jc w:val="both"/>
            </w:pPr>
            <w:r w:rsidRPr="0048053F">
              <w:rPr>
                <w:sz w:val="22"/>
                <w:szCs w:val="22"/>
              </w:rPr>
              <w:t>Request 2nd level support</w:t>
            </w:r>
          </w:p>
        </w:tc>
      </w:tr>
      <w:tr w:rsidR="00730402" w:rsidRPr="0048053F" w:rsidTr="007C0970">
        <w:tc>
          <w:tcPr>
            <w:tcW w:w="1139" w:type="dxa"/>
          </w:tcPr>
          <w:p w:rsidR="00730402" w:rsidRPr="0048053F" w:rsidRDefault="00730402" w:rsidP="007C0970">
            <w:pPr>
              <w:jc w:val="right"/>
            </w:pPr>
            <w:r>
              <w:t>7</w:t>
            </w:r>
          </w:p>
        </w:tc>
        <w:tc>
          <w:tcPr>
            <w:tcW w:w="6411" w:type="dxa"/>
          </w:tcPr>
          <w:p w:rsidR="00730402" w:rsidRPr="0048053F" w:rsidRDefault="00730402" w:rsidP="007C0970">
            <w:pPr>
              <w:jc w:val="both"/>
            </w:pPr>
            <w:r w:rsidRPr="0048053F">
              <w:rPr>
                <w:sz w:val="22"/>
                <w:szCs w:val="22"/>
              </w:rPr>
              <w:t>Provide solution to Front Office</w:t>
            </w:r>
          </w:p>
        </w:tc>
      </w:tr>
      <w:tr w:rsidR="00730402" w:rsidRPr="0048053F" w:rsidTr="007C0970">
        <w:tc>
          <w:tcPr>
            <w:tcW w:w="1139" w:type="dxa"/>
          </w:tcPr>
          <w:p w:rsidR="00730402" w:rsidRPr="0048053F" w:rsidRDefault="00730402" w:rsidP="007C0970">
            <w:pPr>
              <w:jc w:val="right"/>
            </w:pPr>
            <w:r>
              <w:t>8</w:t>
            </w:r>
          </w:p>
        </w:tc>
        <w:tc>
          <w:tcPr>
            <w:tcW w:w="6411" w:type="dxa"/>
          </w:tcPr>
          <w:p w:rsidR="00730402" w:rsidRPr="0048053F" w:rsidRDefault="00730402" w:rsidP="007C0970">
            <w:pPr>
              <w:jc w:val="both"/>
            </w:pPr>
            <w:r w:rsidRPr="0048053F">
              <w:rPr>
                <w:sz w:val="22"/>
                <w:szCs w:val="22"/>
              </w:rPr>
              <w:t>Find solution 2nd level issue</w:t>
            </w:r>
          </w:p>
        </w:tc>
      </w:tr>
      <w:tr w:rsidR="00730402" w:rsidRPr="0048053F" w:rsidTr="007C0970">
        <w:tc>
          <w:tcPr>
            <w:tcW w:w="1139" w:type="dxa"/>
          </w:tcPr>
          <w:p w:rsidR="00730402" w:rsidRPr="0048053F" w:rsidRDefault="00730402" w:rsidP="007C0970">
            <w:pPr>
              <w:jc w:val="right"/>
            </w:pPr>
            <w:r>
              <w:t>9</w:t>
            </w:r>
          </w:p>
        </w:tc>
        <w:tc>
          <w:tcPr>
            <w:tcW w:w="6411" w:type="dxa"/>
          </w:tcPr>
          <w:p w:rsidR="00730402" w:rsidRPr="0048053F" w:rsidRDefault="00730402" w:rsidP="007C0970">
            <w:pPr>
              <w:jc w:val="both"/>
            </w:pPr>
            <w:r w:rsidRPr="0048053F">
              <w:rPr>
                <w:sz w:val="22"/>
                <w:szCs w:val="22"/>
              </w:rPr>
              <w:t>Request supplier support</w:t>
            </w:r>
          </w:p>
        </w:tc>
      </w:tr>
      <w:tr w:rsidR="00730402" w:rsidRPr="0048053F" w:rsidTr="007C0970">
        <w:tc>
          <w:tcPr>
            <w:tcW w:w="1139" w:type="dxa"/>
          </w:tcPr>
          <w:p w:rsidR="00730402" w:rsidRPr="0048053F" w:rsidRDefault="00730402" w:rsidP="007C0970">
            <w:pPr>
              <w:jc w:val="right"/>
            </w:pPr>
            <w:r>
              <w:t>10</w:t>
            </w:r>
          </w:p>
        </w:tc>
        <w:tc>
          <w:tcPr>
            <w:tcW w:w="6411" w:type="dxa"/>
          </w:tcPr>
          <w:p w:rsidR="00730402" w:rsidRPr="0048053F" w:rsidRDefault="00730402" w:rsidP="007C0970">
            <w:pPr>
              <w:jc w:val="both"/>
            </w:pPr>
            <w:r w:rsidRPr="0048053F">
              <w:rPr>
                <w:sz w:val="22"/>
                <w:szCs w:val="22"/>
              </w:rPr>
              <w:t>Provide solution to 1st level support</w:t>
            </w:r>
          </w:p>
        </w:tc>
      </w:tr>
      <w:tr w:rsidR="00730402" w:rsidRPr="0048053F" w:rsidTr="007C0970">
        <w:tc>
          <w:tcPr>
            <w:tcW w:w="1139" w:type="dxa"/>
          </w:tcPr>
          <w:p w:rsidR="00730402" w:rsidRPr="0048053F" w:rsidRDefault="00730402" w:rsidP="007C0970">
            <w:pPr>
              <w:jc w:val="right"/>
            </w:pPr>
            <w:r>
              <w:t>11</w:t>
            </w:r>
          </w:p>
        </w:tc>
        <w:tc>
          <w:tcPr>
            <w:tcW w:w="6411" w:type="dxa"/>
          </w:tcPr>
          <w:p w:rsidR="00730402" w:rsidRPr="0048053F" w:rsidRDefault="00730402" w:rsidP="007C0970">
            <w:pPr>
              <w:jc w:val="both"/>
            </w:pPr>
            <w:r w:rsidRPr="0048053F">
              <w:rPr>
                <w:sz w:val="22"/>
                <w:szCs w:val="22"/>
              </w:rPr>
              <w:t>Find solution supplier issue</w:t>
            </w:r>
          </w:p>
        </w:tc>
      </w:tr>
      <w:tr w:rsidR="00730402" w:rsidRPr="0048053F" w:rsidTr="007C0970">
        <w:tc>
          <w:tcPr>
            <w:tcW w:w="1139" w:type="dxa"/>
          </w:tcPr>
          <w:p w:rsidR="00730402" w:rsidRPr="0048053F" w:rsidRDefault="00730402" w:rsidP="007C0970">
            <w:pPr>
              <w:jc w:val="right"/>
            </w:pPr>
            <w:r>
              <w:t>11</w:t>
            </w:r>
          </w:p>
        </w:tc>
        <w:tc>
          <w:tcPr>
            <w:tcW w:w="6411" w:type="dxa"/>
          </w:tcPr>
          <w:p w:rsidR="00730402" w:rsidRPr="0048053F" w:rsidRDefault="00730402" w:rsidP="007C0970">
            <w:pPr>
              <w:jc w:val="both"/>
            </w:pPr>
            <w:r w:rsidRPr="0048053F">
              <w:rPr>
                <w:sz w:val="22"/>
                <w:szCs w:val="22"/>
              </w:rPr>
              <w:t>Provide solution to 2nd level support</w:t>
            </w:r>
          </w:p>
        </w:tc>
      </w:tr>
    </w:tbl>
    <w:p w:rsidR="00730402" w:rsidRDefault="00730402" w:rsidP="00730402">
      <w:pPr>
        <w:ind w:left="720"/>
        <w:jc w:val="both"/>
      </w:pPr>
    </w:p>
    <w:p w:rsidR="00730402" w:rsidRDefault="00782453" w:rsidP="00782453">
      <w:pPr>
        <w:jc w:val="both"/>
      </w:pPr>
      <w:r>
        <w:t>This</w:t>
      </w:r>
      <w:r w:rsidR="00730402">
        <w:t xml:space="preserve"> control perspective </w:t>
      </w:r>
      <w:r>
        <w:t>scenario may</w:t>
      </w:r>
      <w:r w:rsidR="00730402">
        <w:t xml:space="preserve"> be explored further</w:t>
      </w:r>
      <w:r>
        <w:t xml:space="preserve"> to see how different levels of issue resolu</w:t>
      </w:r>
      <w:r w:rsidR="00AA1F18">
        <w:t>tion in each organisation affect</w:t>
      </w:r>
      <w:r>
        <w:t xml:space="preserve"> the</w:t>
      </w:r>
      <w:r w:rsidR="00AA1F18">
        <w:t xml:space="preserve"> overall workload. This will suggest the relative number of staff needed in each area but before we can draw firm conclusions we should explore the </w:t>
      </w:r>
      <w:del w:id="1251" w:author="Geoff Hook" w:date="2016-07-19T10:01:00Z">
        <w:r w:rsidR="00AA1F18" w:rsidDel="0066681C">
          <w:delText>termporal</w:delText>
        </w:r>
      </w:del>
      <w:ins w:id="1252" w:author="Geoff Hook" w:date="2016-07-19T10:01:00Z">
        <w:r w:rsidR="0066681C">
          <w:t>temporal</w:t>
        </w:r>
      </w:ins>
      <w:r w:rsidR="00AA1F18">
        <w:t xml:space="preserve"> perspective. </w:t>
      </w:r>
    </w:p>
    <w:p w:rsidR="00730402" w:rsidRPr="00730402" w:rsidRDefault="00730402" w:rsidP="00730402"/>
    <w:p w:rsidR="006D4477" w:rsidRDefault="006D4477" w:rsidP="006D4477">
      <w:pPr>
        <w:pStyle w:val="Heading2"/>
      </w:pPr>
      <w:bookmarkStart w:id="1253" w:name="_Toc463354072"/>
      <w:r w:rsidRPr="003D11B3">
        <w:lastRenderedPageBreak/>
        <w:t xml:space="preserve">Simulation scenario </w:t>
      </w:r>
      <w:r>
        <w:t>2</w:t>
      </w:r>
      <w:r w:rsidRPr="003D11B3">
        <w:t xml:space="preserve">: Explore </w:t>
      </w:r>
      <w:r w:rsidR="00E00C5C">
        <w:t>temporal</w:t>
      </w:r>
      <w:r>
        <w:t xml:space="preserve"> perspective</w:t>
      </w:r>
      <w:bookmarkEnd w:id="1253"/>
    </w:p>
    <w:p w:rsidR="006D4477" w:rsidRDefault="006D4477" w:rsidP="006D4477">
      <w:pPr>
        <w:pStyle w:val="Heading3"/>
      </w:pPr>
      <w:bookmarkStart w:id="1254" w:name="_Toc463354073"/>
      <w:r w:rsidRPr="0077002C">
        <w:t>Approach / Hypothesis</w:t>
      </w:r>
      <w:bookmarkEnd w:id="1254"/>
    </w:p>
    <w:p w:rsidR="006D4477" w:rsidRPr="006D4477" w:rsidRDefault="00E00C5C" w:rsidP="006D4477">
      <w:r>
        <w:t xml:space="preserve">Here we will add time parameters to explore the </w:t>
      </w:r>
      <w:ins w:id="1255" w:author="Geoff Hook" w:date="2016-10-04T13:48:00Z">
        <w:r w:rsidR="00AB7A79">
          <w:t xml:space="preserve">potential </w:t>
        </w:r>
      </w:ins>
      <w:r>
        <w:t xml:space="preserve">performance of the support center. </w:t>
      </w:r>
      <w:ins w:id="1256" w:author="Geoff Hook" w:date="2016-10-04T13:47:00Z">
        <w:r w:rsidR="00AB7A79">
          <w:t>Time parameter values can be obtained from historical data or estimated. In this scenario we are not considering resources, so we</w:t>
        </w:r>
      </w:ins>
      <w:ins w:id="1257" w:author="Geoff Hook" w:date="2016-10-04T13:48:00Z">
        <w:r w:rsidR="00AB7A79">
          <w:t xml:space="preserve"> are</w:t>
        </w:r>
      </w:ins>
      <w:ins w:id="1258" w:author="Geoff Hook" w:date="2016-10-04T13:47:00Z">
        <w:r w:rsidR="00AB7A79">
          <w:t xml:space="preserve"> assuming resources are available</w:t>
        </w:r>
      </w:ins>
      <w:ins w:id="1259" w:author="Geoff Hook" w:date="2016-10-04T13:48:00Z">
        <w:r w:rsidR="00AB7A79">
          <w:t xml:space="preserve"> or that the time parameters include an element of wait time.</w:t>
        </w:r>
      </w:ins>
    </w:p>
    <w:p w:rsidR="006D4477" w:rsidRDefault="006D4477" w:rsidP="006D4477">
      <w:pPr>
        <w:pStyle w:val="Heading3"/>
      </w:pPr>
      <w:bookmarkStart w:id="1260" w:name="_Toc463354074"/>
      <w:r>
        <w:t>Goals</w:t>
      </w:r>
      <w:bookmarkEnd w:id="1260"/>
    </w:p>
    <w:p w:rsidR="006D4477" w:rsidRDefault="006D4477" w:rsidP="006D4477">
      <w:r>
        <w:t>The goal of this scenario is providing answers to the following question:</w:t>
      </w:r>
    </w:p>
    <w:p w:rsidR="006D4477" w:rsidDel="0044535F" w:rsidRDefault="006D4477" w:rsidP="004F3213">
      <w:pPr>
        <w:pStyle w:val="ListParagraph"/>
        <w:numPr>
          <w:ilvl w:val="0"/>
          <w:numId w:val="7"/>
        </w:numPr>
        <w:jc w:val="both"/>
        <w:rPr>
          <w:del w:id="1261" w:author="Geoff Hook" w:date="2016-09-26T15:13:00Z"/>
        </w:rPr>
      </w:pPr>
      <w:del w:id="1262" w:author="Geoff Hook" w:date="2016-09-26T15:13:00Z">
        <w:r w:rsidDel="0044535F">
          <w:delText>Performance baseline:</w:delText>
        </w:r>
      </w:del>
    </w:p>
    <w:p w:rsidR="006D4477" w:rsidRDefault="006D4477">
      <w:pPr>
        <w:pStyle w:val="ListParagraph"/>
        <w:numPr>
          <w:ilvl w:val="0"/>
          <w:numId w:val="26"/>
        </w:numPr>
        <w:jc w:val="both"/>
        <w:pPrChange w:id="1263" w:author="Geoff Hook" w:date="2016-09-26T15:13:00Z">
          <w:pPr>
            <w:pStyle w:val="ListParagraph"/>
            <w:numPr>
              <w:ilvl w:val="1"/>
              <w:numId w:val="7"/>
            </w:numPr>
            <w:ind w:left="1485" w:hanging="360"/>
            <w:jc w:val="both"/>
          </w:pPr>
        </w:pPrChange>
      </w:pPr>
      <w:r>
        <w:t xml:space="preserve">What is mean time for providing a solution to the customer that reported a problem? And how can we use this data to setup </w:t>
      </w:r>
      <w:ins w:id="1264" w:author="Geoff Hook" w:date="2016-09-26T15:05:00Z">
        <w:r w:rsidR="00C80D27">
          <w:t>an</w:t>
        </w:r>
      </w:ins>
      <w:del w:id="1265" w:author="Geoff Hook" w:date="2016-09-26T15:05:00Z">
        <w:r w:rsidDel="00C80D27">
          <w:delText>internal</w:delText>
        </w:r>
      </w:del>
      <w:r>
        <w:t xml:space="preserve"> acceptable </w:t>
      </w:r>
      <w:ins w:id="1266" w:author="Geoff Hook" w:date="2016-09-26T15:05:00Z">
        <w:r w:rsidR="00C80D27">
          <w:t>service level</w:t>
        </w:r>
      </w:ins>
      <w:r>
        <w:t>(SLA).</w:t>
      </w:r>
    </w:p>
    <w:p w:rsidR="006D4477" w:rsidDel="00565785" w:rsidRDefault="006D4477" w:rsidP="00E00C5C">
      <w:pPr>
        <w:rPr>
          <w:del w:id="1267" w:author="Geoff Hook" w:date="2016-09-26T15:12:00Z"/>
        </w:rPr>
      </w:pPr>
      <w:del w:id="1268" w:author="Geoff Hook" w:date="2016-09-26T15:12:00Z">
        <w:r w:rsidDel="00565785">
          <w:delText>In this scenario we want to understand what happens to the following KPI’s:</w:delText>
        </w:r>
        <w:bookmarkStart w:id="1269" w:name="_Toc463353348"/>
        <w:bookmarkStart w:id="1270" w:name="_Toc463354075"/>
        <w:bookmarkEnd w:id="1269"/>
        <w:bookmarkEnd w:id="1270"/>
      </w:del>
    </w:p>
    <w:p w:rsidR="006D4477" w:rsidDel="00565785" w:rsidRDefault="006D4477" w:rsidP="004F3213">
      <w:pPr>
        <w:pStyle w:val="ListParagraph"/>
        <w:numPr>
          <w:ilvl w:val="0"/>
          <w:numId w:val="7"/>
        </w:numPr>
        <w:rPr>
          <w:del w:id="1271" w:author="Geoff Hook" w:date="2016-09-26T15:12:00Z"/>
        </w:rPr>
      </w:pPr>
      <w:del w:id="1272" w:author="Geoff Hook" w:date="2016-09-26T15:12:00Z">
        <w:r w:rsidDel="00565785">
          <w:delText>Completeness ratio</w:delText>
        </w:r>
        <w:bookmarkStart w:id="1273" w:name="_Toc463353349"/>
        <w:bookmarkStart w:id="1274" w:name="_Toc463354076"/>
        <w:bookmarkEnd w:id="1273"/>
        <w:bookmarkEnd w:id="1274"/>
      </w:del>
    </w:p>
    <w:p w:rsidR="006D4477" w:rsidDel="00565785" w:rsidRDefault="006D4477" w:rsidP="004F3213">
      <w:pPr>
        <w:pStyle w:val="ListParagraph"/>
        <w:numPr>
          <w:ilvl w:val="0"/>
          <w:numId w:val="7"/>
        </w:numPr>
        <w:rPr>
          <w:del w:id="1275" w:author="Geoff Hook" w:date="2016-09-26T15:12:00Z"/>
        </w:rPr>
      </w:pPr>
      <w:del w:id="1276" w:author="Geoff Hook" w:date="2016-09-26T15:12:00Z">
        <w:r w:rsidDel="00565785">
          <w:delText>Loss Ratio</w:delText>
        </w:r>
        <w:bookmarkStart w:id="1277" w:name="_Toc463353350"/>
        <w:bookmarkStart w:id="1278" w:name="_Toc463354077"/>
        <w:bookmarkEnd w:id="1277"/>
        <w:bookmarkEnd w:id="1278"/>
      </w:del>
    </w:p>
    <w:p w:rsidR="006D4477" w:rsidDel="00565785" w:rsidRDefault="006D4477" w:rsidP="004F3213">
      <w:pPr>
        <w:pStyle w:val="ListParagraph"/>
        <w:numPr>
          <w:ilvl w:val="0"/>
          <w:numId w:val="7"/>
        </w:numPr>
        <w:rPr>
          <w:del w:id="1279" w:author="Geoff Hook" w:date="2016-09-26T15:12:00Z"/>
        </w:rPr>
      </w:pPr>
      <w:del w:id="1280" w:author="Geoff Hook" w:date="2016-09-26T15:12:00Z">
        <w:r w:rsidDel="00565785">
          <w:delText>Cycle time</w:delText>
        </w:r>
        <w:bookmarkStart w:id="1281" w:name="_Toc463353351"/>
        <w:bookmarkStart w:id="1282" w:name="_Toc463354078"/>
        <w:bookmarkEnd w:id="1281"/>
        <w:bookmarkEnd w:id="1282"/>
      </w:del>
    </w:p>
    <w:p w:rsidR="00B163DA" w:rsidRDefault="00B163DA" w:rsidP="00B163DA">
      <w:pPr>
        <w:pStyle w:val="Heading3"/>
      </w:pPr>
      <w:bookmarkStart w:id="1283" w:name="_Toc463354079"/>
      <w:r w:rsidRPr="0077002C">
        <w:t xml:space="preserve">Identification of </w:t>
      </w:r>
      <w:r>
        <w:t>simulation parameters</w:t>
      </w:r>
      <w:bookmarkEnd w:id="1283"/>
      <w:r>
        <w:t xml:space="preserve"> </w:t>
      </w:r>
    </w:p>
    <w:p w:rsidR="00B163DA" w:rsidRPr="00B163DA" w:rsidRDefault="00B163DA" w:rsidP="00B163DA">
      <w:r>
        <w:t xml:space="preserve">This scenario uses the same control parameters mentioned above and additionally provides the following: </w:t>
      </w:r>
    </w:p>
    <w:p w:rsidR="00EF3C8B" w:rsidRPr="009470B2" w:rsidRDefault="0024563C" w:rsidP="0024563C">
      <w:pPr>
        <w:pStyle w:val="Heading4"/>
      </w:pPr>
      <w:bookmarkStart w:id="1284" w:name="_Toc463354080"/>
      <w:r>
        <w:t>Activity Durations</w:t>
      </w:r>
      <w:bookmarkEnd w:id="1284"/>
    </w:p>
    <w:p w:rsidR="00EF3C8B" w:rsidRDefault="00E32B9C" w:rsidP="00E00C5C">
      <w:r>
        <w:t>These task</w:t>
      </w:r>
      <w:r w:rsidR="00EF3C8B">
        <w:t>s</w:t>
      </w:r>
      <w:r>
        <w:t>’ durations are</w:t>
      </w:r>
      <w:r w:rsidR="00EF3C8B">
        <w:t xml:space="preserve"> normally </w:t>
      </w:r>
      <w:r w:rsidR="00315641">
        <w:t xml:space="preserve">distributed. </w:t>
      </w:r>
      <w:r w:rsidR="00B83102">
        <w:t xml:space="preserve">Once again we will truncate these on the minimum side at 0. </w:t>
      </w:r>
      <w:r w:rsidR="00315641">
        <w:t>These are the values</w:t>
      </w:r>
      <w:r w:rsidR="00C13D0C">
        <w:t>:</w:t>
      </w:r>
    </w:p>
    <w:tbl>
      <w:tblPr>
        <w:tblStyle w:val="TableGrid"/>
        <w:tblW w:w="0" w:type="auto"/>
        <w:tblInd w:w="720" w:type="dxa"/>
        <w:tblLook w:val="04A0" w:firstRow="1" w:lastRow="0" w:firstColumn="1" w:lastColumn="0" w:noHBand="0" w:noVBand="1"/>
      </w:tblPr>
      <w:tblGrid>
        <w:gridCol w:w="4180"/>
        <w:gridCol w:w="1587"/>
        <w:gridCol w:w="2552"/>
      </w:tblGrid>
      <w:tr w:rsidR="00E32B9C" w:rsidRPr="00315641" w:rsidTr="00E9306C">
        <w:trPr>
          <w:tblHeader/>
        </w:trPr>
        <w:tc>
          <w:tcPr>
            <w:tcW w:w="4180" w:type="dxa"/>
          </w:tcPr>
          <w:p w:rsidR="00E32B9C" w:rsidRPr="00315641" w:rsidRDefault="00E32B9C" w:rsidP="00E9306C">
            <w:pPr>
              <w:jc w:val="both"/>
              <w:rPr>
                <w:b/>
              </w:rPr>
            </w:pPr>
            <w:r w:rsidRPr="00315641">
              <w:rPr>
                <w:b/>
                <w:sz w:val="22"/>
                <w:szCs w:val="22"/>
              </w:rPr>
              <w:t>Activity Description</w:t>
            </w:r>
          </w:p>
        </w:tc>
        <w:tc>
          <w:tcPr>
            <w:tcW w:w="1587" w:type="dxa"/>
          </w:tcPr>
          <w:p w:rsidR="00E32B9C" w:rsidRPr="00315641" w:rsidRDefault="00E32B9C" w:rsidP="00E9306C">
            <w:pPr>
              <w:jc w:val="both"/>
              <w:rPr>
                <w:b/>
              </w:rPr>
            </w:pPr>
            <w:r w:rsidRPr="00315641">
              <w:rPr>
                <w:b/>
                <w:sz w:val="22"/>
                <w:szCs w:val="22"/>
              </w:rPr>
              <w:t>Mean</w:t>
            </w:r>
            <w:r>
              <w:rPr>
                <w:b/>
                <w:sz w:val="22"/>
                <w:szCs w:val="22"/>
              </w:rPr>
              <w:t xml:space="preserve"> (min)</w:t>
            </w:r>
            <w:r>
              <w:rPr>
                <w:rStyle w:val="FootnoteReference"/>
                <w:b/>
                <w:sz w:val="22"/>
                <w:szCs w:val="22"/>
              </w:rPr>
              <w:footnoteReference w:id="3"/>
            </w:r>
          </w:p>
        </w:tc>
        <w:tc>
          <w:tcPr>
            <w:tcW w:w="2552" w:type="dxa"/>
          </w:tcPr>
          <w:p w:rsidR="00E32B9C" w:rsidRPr="00315641" w:rsidRDefault="00E32B9C" w:rsidP="00E9306C">
            <w:pPr>
              <w:jc w:val="both"/>
              <w:rPr>
                <w:b/>
              </w:rPr>
            </w:pPr>
            <w:r>
              <w:rPr>
                <w:b/>
                <w:sz w:val="22"/>
                <w:szCs w:val="22"/>
              </w:rPr>
              <w:t>Standard Deviation (min)</w:t>
            </w:r>
          </w:p>
        </w:tc>
      </w:tr>
      <w:tr w:rsidR="00E32B9C" w:rsidRPr="00315641" w:rsidTr="00E9306C">
        <w:tc>
          <w:tcPr>
            <w:tcW w:w="4180" w:type="dxa"/>
          </w:tcPr>
          <w:p w:rsidR="00E32B9C" w:rsidRPr="00315641" w:rsidRDefault="00E32B9C" w:rsidP="00E9306C">
            <w:pPr>
              <w:jc w:val="both"/>
            </w:pPr>
            <w:r w:rsidRPr="00315641">
              <w:rPr>
                <w:sz w:val="22"/>
                <w:szCs w:val="22"/>
              </w:rPr>
              <w:t>Get issue description from customer</w:t>
            </w:r>
          </w:p>
        </w:tc>
        <w:tc>
          <w:tcPr>
            <w:tcW w:w="1587" w:type="dxa"/>
          </w:tcPr>
          <w:p w:rsidR="00E32B9C" w:rsidRPr="00315641" w:rsidRDefault="00E32B9C" w:rsidP="00E9306C">
            <w:pPr>
              <w:jc w:val="right"/>
            </w:pPr>
            <w:r>
              <w:rPr>
                <w:sz w:val="22"/>
                <w:szCs w:val="22"/>
              </w:rPr>
              <w:t>4,0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Provide solution to customer</w:t>
            </w:r>
          </w:p>
        </w:tc>
        <w:tc>
          <w:tcPr>
            <w:tcW w:w="1587" w:type="dxa"/>
          </w:tcPr>
          <w:p w:rsidR="00E32B9C" w:rsidRPr="00315641" w:rsidRDefault="00E32B9C" w:rsidP="00E9306C">
            <w:pPr>
              <w:jc w:val="right"/>
            </w:pPr>
            <w:r>
              <w:rPr>
                <w:sz w:val="22"/>
                <w:szCs w:val="22"/>
              </w:rPr>
              <w:t>10,0</w:t>
            </w:r>
          </w:p>
        </w:tc>
        <w:tc>
          <w:tcPr>
            <w:tcW w:w="2552" w:type="dxa"/>
          </w:tcPr>
          <w:p w:rsidR="00E32B9C" w:rsidRPr="00315641" w:rsidRDefault="00E32B9C" w:rsidP="00E9306C">
            <w:pPr>
              <w:jc w:val="right"/>
            </w:pPr>
            <w:r>
              <w:rPr>
                <w:sz w:val="22"/>
                <w:szCs w:val="22"/>
              </w:rPr>
              <w:t>2,5</w:t>
            </w:r>
          </w:p>
        </w:tc>
      </w:tr>
      <w:tr w:rsidR="00E32B9C" w:rsidRPr="00315641" w:rsidTr="00E9306C">
        <w:tc>
          <w:tcPr>
            <w:tcW w:w="4180" w:type="dxa"/>
          </w:tcPr>
          <w:p w:rsidR="00E32B9C" w:rsidRPr="00315641" w:rsidRDefault="00E32B9C" w:rsidP="00E9306C">
            <w:pPr>
              <w:jc w:val="both"/>
            </w:pPr>
            <w:r w:rsidRPr="00315641">
              <w:rPr>
                <w:sz w:val="22"/>
                <w:szCs w:val="22"/>
              </w:rPr>
              <w:t>Find solution 1st level issue</w:t>
            </w:r>
          </w:p>
        </w:tc>
        <w:tc>
          <w:tcPr>
            <w:tcW w:w="1587" w:type="dxa"/>
          </w:tcPr>
          <w:p w:rsidR="00E32B9C" w:rsidRPr="00315641" w:rsidRDefault="00E32B9C" w:rsidP="00E9306C">
            <w:pPr>
              <w:jc w:val="right"/>
            </w:pPr>
            <w:r>
              <w:rPr>
                <w:sz w:val="22"/>
                <w:szCs w:val="22"/>
              </w:rPr>
              <w:t>4,0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Provide solution to Front Office</w:t>
            </w:r>
          </w:p>
        </w:tc>
        <w:tc>
          <w:tcPr>
            <w:tcW w:w="1587" w:type="dxa"/>
          </w:tcPr>
          <w:p w:rsidR="00E32B9C" w:rsidRPr="00315641" w:rsidRDefault="00E32B9C" w:rsidP="00E9306C">
            <w:pPr>
              <w:jc w:val="right"/>
            </w:pPr>
            <w:r>
              <w:rPr>
                <w:sz w:val="22"/>
                <w:szCs w:val="22"/>
              </w:rPr>
              <w:t>1,0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Find solution 2nd level issue</w:t>
            </w:r>
          </w:p>
        </w:tc>
        <w:tc>
          <w:tcPr>
            <w:tcW w:w="1587" w:type="dxa"/>
          </w:tcPr>
          <w:p w:rsidR="00E32B9C" w:rsidRPr="00315641" w:rsidRDefault="00E32B9C" w:rsidP="00E9306C">
            <w:pPr>
              <w:jc w:val="right"/>
            </w:pPr>
            <w:r>
              <w:rPr>
                <w:sz w:val="22"/>
                <w:szCs w:val="22"/>
              </w:rPr>
              <w:t>7,0</w:t>
            </w:r>
          </w:p>
        </w:tc>
        <w:tc>
          <w:tcPr>
            <w:tcW w:w="2552" w:type="dxa"/>
          </w:tcPr>
          <w:p w:rsidR="00E32B9C" w:rsidRPr="00315641" w:rsidRDefault="00E32B9C" w:rsidP="00E9306C">
            <w:pPr>
              <w:jc w:val="right"/>
            </w:pPr>
            <w:r>
              <w:rPr>
                <w:sz w:val="22"/>
                <w:szCs w:val="22"/>
              </w:rPr>
              <w:t>1,0</w:t>
            </w:r>
          </w:p>
        </w:tc>
      </w:tr>
      <w:tr w:rsidR="00E32B9C" w:rsidRPr="00315641" w:rsidTr="00E9306C">
        <w:tc>
          <w:tcPr>
            <w:tcW w:w="4180" w:type="dxa"/>
          </w:tcPr>
          <w:p w:rsidR="00E32B9C" w:rsidRPr="00315641" w:rsidRDefault="00E32B9C" w:rsidP="00E9306C">
            <w:pPr>
              <w:jc w:val="both"/>
            </w:pPr>
            <w:r w:rsidRPr="00315641">
              <w:rPr>
                <w:sz w:val="22"/>
                <w:szCs w:val="22"/>
              </w:rPr>
              <w:t>Request supplier support</w:t>
            </w:r>
          </w:p>
        </w:tc>
        <w:tc>
          <w:tcPr>
            <w:tcW w:w="1587" w:type="dxa"/>
          </w:tcPr>
          <w:p w:rsidR="00E32B9C" w:rsidRPr="00315641" w:rsidRDefault="00E32B9C" w:rsidP="00E9306C">
            <w:pPr>
              <w:jc w:val="right"/>
            </w:pPr>
            <w:r>
              <w:rPr>
                <w:sz w:val="22"/>
                <w:szCs w:val="22"/>
              </w:rPr>
              <w:t>3,0</w:t>
            </w:r>
          </w:p>
        </w:tc>
        <w:tc>
          <w:tcPr>
            <w:tcW w:w="2552" w:type="dxa"/>
          </w:tcPr>
          <w:p w:rsidR="00E32B9C" w:rsidRPr="00315641" w:rsidRDefault="00E32B9C" w:rsidP="00E9306C">
            <w:pPr>
              <w:jc w:val="right"/>
            </w:pPr>
            <w:r>
              <w:rPr>
                <w:sz w:val="22"/>
                <w:szCs w:val="22"/>
              </w:rPr>
              <w:t>1,0</w:t>
            </w:r>
          </w:p>
        </w:tc>
      </w:tr>
      <w:tr w:rsidR="00E32B9C" w:rsidRPr="00315641" w:rsidTr="00E9306C">
        <w:tc>
          <w:tcPr>
            <w:tcW w:w="4180" w:type="dxa"/>
          </w:tcPr>
          <w:p w:rsidR="00E32B9C" w:rsidRPr="00315641" w:rsidRDefault="00E32B9C" w:rsidP="00E9306C">
            <w:pPr>
              <w:jc w:val="both"/>
            </w:pPr>
            <w:r w:rsidRPr="00315641">
              <w:rPr>
                <w:sz w:val="22"/>
                <w:szCs w:val="22"/>
              </w:rPr>
              <w:lastRenderedPageBreak/>
              <w:t>Provide solution to 1st level support</w:t>
            </w:r>
          </w:p>
        </w:tc>
        <w:tc>
          <w:tcPr>
            <w:tcW w:w="1587" w:type="dxa"/>
          </w:tcPr>
          <w:p w:rsidR="00E32B9C" w:rsidRPr="00315641" w:rsidRDefault="00E32B9C" w:rsidP="00E9306C">
            <w:pPr>
              <w:jc w:val="right"/>
            </w:pPr>
            <w:r>
              <w:rPr>
                <w:sz w:val="22"/>
                <w:szCs w:val="22"/>
              </w:rPr>
              <w:t>1,0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Find solution supplier issue</w:t>
            </w:r>
          </w:p>
        </w:tc>
        <w:tc>
          <w:tcPr>
            <w:tcW w:w="1587" w:type="dxa"/>
          </w:tcPr>
          <w:p w:rsidR="00E32B9C" w:rsidRPr="00315641" w:rsidRDefault="00E32B9C" w:rsidP="00E9306C">
            <w:pPr>
              <w:jc w:val="right"/>
            </w:pPr>
            <w:r>
              <w:rPr>
                <w:sz w:val="22"/>
                <w:szCs w:val="22"/>
              </w:rPr>
              <w:t>300,0</w:t>
            </w:r>
          </w:p>
        </w:tc>
        <w:tc>
          <w:tcPr>
            <w:tcW w:w="2552" w:type="dxa"/>
          </w:tcPr>
          <w:p w:rsidR="00E32B9C" w:rsidRPr="00315641" w:rsidRDefault="00E32B9C" w:rsidP="00E9306C">
            <w:pPr>
              <w:jc w:val="right"/>
            </w:pPr>
            <w:r>
              <w:rPr>
                <w:sz w:val="22"/>
                <w:szCs w:val="22"/>
              </w:rPr>
              <w:t>30,0</w:t>
            </w:r>
          </w:p>
        </w:tc>
      </w:tr>
      <w:tr w:rsidR="00E32B9C" w:rsidRPr="00315641" w:rsidTr="00E9306C">
        <w:tc>
          <w:tcPr>
            <w:tcW w:w="4180" w:type="dxa"/>
          </w:tcPr>
          <w:p w:rsidR="00E32B9C" w:rsidRPr="00315641" w:rsidRDefault="00E32B9C" w:rsidP="00E9306C">
            <w:pPr>
              <w:jc w:val="both"/>
            </w:pPr>
            <w:r w:rsidRPr="00315641">
              <w:rPr>
                <w:sz w:val="22"/>
                <w:szCs w:val="22"/>
              </w:rPr>
              <w:t>Provide solution to 2nd level support</w:t>
            </w:r>
          </w:p>
        </w:tc>
        <w:tc>
          <w:tcPr>
            <w:tcW w:w="1587" w:type="dxa"/>
          </w:tcPr>
          <w:p w:rsidR="00E32B9C" w:rsidRPr="00315641" w:rsidRDefault="00E32B9C" w:rsidP="00E9306C">
            <w:pPr>
              <w:jc w:val="right"/>
            </w:pPr>
            <w:r>
              <w:rPr>
                <w:sz w:val="22"/>
                <w:szCs w:val="22"/>
              </w:rPr>
              <w:t>2,0</w:t>
            </w:r>
          </w:p>
        </w:tc>
        <w:tc>
          <w:tcPr>
            <w:tcW w:w="2552" w:type="dxa"/>
          </w:tcPr>
          <w:p w:rsidR="00E32B9C" w:rsidRPr="00315641" w:rsidRDefault="00E32B9C" w:rsidP="00E9306C">
            <w:pPr>
              <w:jc w:val="right"/>
            </w:pPr>
            <w:r>
              <w:rPr>
                <w:sz w:val="22"/>
                <w:szCs w:val="22"/>
              </w:rPr>
              <w:t>0,5</w:t>
            </w:r>
          </w:p>
        </w:tc>
      </w:tr>
    </w:tbl>
    <w:p w:rsidR="00E32B9C" w:rsidRDefault="00E32B9C" w:rsidP="00E00C5C">
      <w:r>
        <w:t xml:space="preserve">These tasks’ durations are constant. </w:t>
      </w:r>
    </w:p>
    <w:tbl>
      <w:tblPr>
        <w:tblStyle w:val="TableGrid"/>
        <w:tblW w:w="0" w:type="auto"/>
        <w:tblInd w:w="720" w:type="dxa"/>
        <w:tblLook w:val="04A0" w:firstRow="1" w:lastRow="0" w:firstColumn="1" w:lastColumn="0" w:noHBand="0" w:noVBand="1"/>
      </w:tblPr>
      <w:tblGrid>
        <w:gridCol w:w="4180"/>
        <w:gridCol w:w="2154"/>
      </w:tblGrid>
      <w:tr w:rsidR="00E32B9C" w:rsidRPr="00315641" w:rsidTr="00E9306C">
        <w:trPr>
          <w:tblHeader/>
        </w:trPr>
        <w:tc>
          <w:tcPr>
            <w:tcW w:w="4180" w:type="dxa"/>
          </w:tcPr>
          <w:p w:rsidR="00E32B9C" w:rsidRPr="00315641" w:rsidRDefault="00E32B9C" w:rsidP="00E9306C">
            <w:pPr>
              <w:jc w:val="both"/>
              <w:rPr>
                <w:b/>
              </w:rPr>
            </w:pPr>
            <w:r w:rsidRPr="00315641">
              <w:rPr>
                <w:b/>
                <w:sz w:val="22"/>
                <w:szCs w:val="22"/>
              </w:rPr>
              <w:t>Activity Description</w:t>
            </w:r>
          </w:p>
        </w:tc>
        <w:tc>
          <w:tcPr>
            <w:tcW w:w="2154" w:type="dxa"/>
          </w:tcPr>
          <w:p w:rsidR="00E32B9C" w:rsidRPr="00315641" w:rsidRDefault="00E32B9C" w:rsidP="00E9306C">
            <w:pPr>
              <w:jc w:val="both"/>
              <w:rPr>
                <w:b/>
              </w:rPr>
            </w:pPr>
            <w:r>
              <w:rPr>
                <w:b/>
                <w:sz w:val="22"/>
                <w:szCs w:val="22"/>
              </w:rPr>
              <w:t>Duration (min)</w:t>
            </w:r>
            <w:r>
              <w:rPr>
                <w:rStyle w:val="FootnoteReference"/>
                <w:b/>
                <w:sz w:val="22"/>
                <w:szCs w:val="22"/>
              </w:rPr>
              <w:footnoteReference w:id="4"/>
            </w:r>
          </w:p>
        </w:tc>
      </w:tr>
      <w:tr w:rsidR="00E32B9C" w:rsidRPr="00315641" w:rsidTr="00E9306C">
        <w:tc>
          <w:tcPr>
            <w:tcW w:w="4180" w:type="dxa"/>
          </w:tcPr>
          <w:p w:rsidR="00E32B9C" w:rsidRPr="00315641" w:rsidRDefault="00E32B9C" w:rsidP="00E9306C">
            <w:pPr>
              <w:jc w:val="both"/>
            </w:pPr>
            <w:r w:rsidRPr="00315641">
              <w:rPr>
                <w:sz w:val="22"/>
                <w:szCs w:val="22"/>
              </w:rPr>
              <w:t>Request 1st level Support</w:t>
            </w:r>
          </w:p>
        </w:tc>
        <w:tc>
          <w:tcPr>
            <w:tcW w:w="2154"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Request 2nd level support</w:t>
            </w:r>
          </w:p>
        </w:tc>
        <w:tc>
          <w:tcPr>
            <w:tcW w:w="2154" w:type="dxa"/>
          </w:tcPr>
          <w:p w:rsidR="00E32B9C" w:rsidRPr="00315641" w:rsidRDefault="00E32B9C" w:rsidP="00E9306C">
            <w:pPr>
              <w:jc w:val="right"/>
            </w:pPr>
            <w:r>
              <w:rPr>
                <w:sz w:val="22"/>
                <w:szCs w:val="22"/>
              </w:rPr>
              <w:t>0,5</w:t>
            </w:r>
          </w:p>
        </w:tc>
      </w:tr>
    </w:tbl>
    <w:p w:rsidR="00977737" w:rsidRDefault="00730402" w:rsidP="00977737">
      <w:pPr>
        <w:pStyle w:val="Heading4"/>
      </w:pPr>
      <w:bookmarkStart w:id="1285" w:name="_Toc463354081"/>
      <w:r>
        <w:t>Results requested</w:t>
      </w:r>
      <w:bookmarkEnd w:id="1285"/>
      <w:r>
        <w:t xml:space="preserve"> </w:t>
      </w:r>
    </w:p>
    <w:p w:rsidR="00B814DF" w:rsidRDefault="003C1475" w:rsidP="004F3213">
      <w:pPr>
        <w:pStyle w:val="ListParagraph"/>
        <w:numPr>
          <w:ilvl w:val="0"/>
          <w:numId w:val="18"/>
        </w:numPr>
        <w:jc w:val="both"/>
      </w:pPr>
      <w:r>
        <w:t xml:space="preserve">Min </w:t>
      </w:r>
      <w:del w:id="1286" w:author="Geoff Hook" w:date="2016-09-26T15:11:00Z">
        <w:r w:rsidDel="00C80D27">
          <w:delText xml:space="preserve">durations </w:delText>
        </w:r>
      </w:del>
      <w:ins w:id="1287" w:author="Geoff Hook" w:date="2016-09-26T15:11:00Z">
        <w:r w:rsidR="00C80D27">
          <w:t xml:space="preserve">elapsed time </w:t>
        </w:r>
      </w:ins>
      <w:r>
        <w:t>of the process instance</w:t>
      </w:r>
      <w:del w:id="1288" w:author="Geoff Hook" w:date="2016-09-26T15:09:00Z">
        <w:r w:rsidDel="00C80D27">
          <w:delText>.</w:delText>
        </w:r>
      </w:del>
    </w:p>
    <w:p w:rsidR="003C1475" w:rsidRDefault="003C1475" w:rsidP="004F3213">
      <w:pPr>
        <w:pStyle w:val="ListParagraph"/>
        <w:numPr>
          <w:ilvl w:val="0"/>
          <w:numId w:val="18"/>
        </w:numPr>
        <w:jc w:val="both"/>
      </w:pPr>
      <w:r>
        <w:t xml:space="preserve">Max </w:t>
      </w:r>
      <w:del w:id="1289" w:author="Geoff Hook" w:date="2016-09-26T15:11:00Z">
        <w:r w:rsidDel="00C80D27">
          <w:delText xml:space="preserve">durations </w:delText>
        </w:r>
      </w:del>
      <w:ins w:id="1290" w:author="Geoff Hook" w:date="2016-09-26T15:11:00Z">
        <w:r w:rsidR="00C80D27">
          <w:t xml:space="preserve">elapsed time </w:t>
        </w:r>
      </w:ins>
      <w:r>
        <w:t>of the process instance</w:t>
      </w:r>
      <w:del w:id="1291" w:author="Geoff Hook" w:date="2016-09-26T15:09:00Z">
        <w:r w:rsidDel="00C80D27">
          <w:delText>.</w:delText>
        </w:r>
      </w:del>
    </w:p>
    <w:p w:rsidR="003C1475" w:rsidRDefault="003C1475" w:rsidP="004F3213">
      <w:pPr>
        <w:pStyle w:val="ListParagraph"/>
        <w:numPr>
          <w:ilvl w:val="0"/>
          <w:numId w:val="18"/>
        </w:numPr>
        <w:jc w:val="both"/>
        <w:rPr>
          <w:ins w:id="1292" w:author="Geoff Hook" w:date="2016-07-19T10:01:00Z"/>
        </w:rPr>
      </w:pPr>
      <w:r>
        <w:t xml:space="preserve">Mean </w:t>
      </w:r>
      <w:del w:id="1293" w:author="Geoff Hook" w:date="2016-09-26T15:11:00Z">
        <w:r w:rsidDel="00C80D27">
          <w:delText xml:space="preserve">durations </w:delText>
        </w:r>
      </w:del>
      <w:ins w:id="1294" w:author="Geoff Hook" w:date="2016-09-26T15:11:00Z">
        <w:r w:rsidR="00C80D27">
          <w:t xml:space="preserve">elapsed time </w:t>
        </w:r>
      </w:ins>
      <w:r>
        <w:t>of the process instance</w:t>
      </w:r>
      <w:del w:id="1295" w:author="Geoff Hook" w:date="2016-09-26T15:10:00Z">
        <w:r w:rsidDel="00C80D27">
          <w:delText xml:space="preserve">. </w:delText>
        </w:r>
      </w:del>
    </w:p>
    <w:p w:rsidR="0066681C" w:rsidRPr="00261EAE" w:rsidDel="00C80D27" w:rsidRDefault="0066681C" w:rsidP="0066681C">
      <w:pPr>
        <w:pStyle w:val="ListParagraph"/>
        <w:numPr>
          <w:ilvl w:val="0"/>
          <w:numId w:val="18"/>
        </w:numPr>
        <w:jc w:val="both"/>
        <w:rPr>
          <w:del w:id="1296" w:author="Geoff Hook" w:date="2016-09-26T15:08:00Z"/>
          <w:highlight w:val="yellow"/>
          <w:rPrChange w:id="1297" w:author="Geoff Hook" w:date="2016-07-19T10:04:00Z">
            <w:rPr>
              <w:del w:id="1298" w:author="Geoff Hook" w:date="2016-09-26T15:08:00Z"/>
            </w:rPr>
          </w:rPrChange>
        </w:rPr>
      </w:pPr>
      <w:bookmarkStart w:id="1299" w:name="_Toc463353355"/>
      <w:bookmarkStart w:id="1300" w:name="_Toc463354082"/>
      <w:bookmarkEnd w:id="1299"/>
      <w:bookmarkEnd w:id="1300"/>
    </w:p>
    <w:p w:rsidR="006D4477" w:rsidRDefault="006D4477" w:rsidP="006D4477">
      <w:pPr>
        <w:pStyle w:val="Heading3"/>
      </w:pPr>
      <w:bookmarkStart w:id="1301" w:name="_Toc463354083"/>
      <w:r w:rsidRPr="0017517F">
        <w:t>How the model provides for that data to be captured</w:t>
      </w:r>
      <w:bookmarkEnd w:id="1301"/>
    </w:p>
    <w:p w:rsidR="006D4477" w:rsidRPr="006D4477" w:rsidRDefault="006D4477" w:rsidP="006D4477">
      <w:r>
        <w:t xml:space="preserve">This scenario does not require any new constructs. </w:t>
      </w:r>
    </w:p>
    <w:p w:rsidR="00E00C5C" w:rsidRDefault="00E360B3" w:rsidP="00E00C5C">
      <w:pPr>
        <w:pStyle w:val="Heading3"/>
      </w:pPr>
      <w:bookmarkStart w:id="1302" w:name="_Toc463354084"/>
      <w:r w:rsidRPr="00E360B3">
        <w:t>Conclusion</w:t>
      </w:r>
      <w:r w:rsidR="00E00C5C">
        <w:t xml:space="preserve"> and further investigations</w:t>
      </w:r>
      <w:bookmarkEnd w:id="1302"/>
      <w:r w:rsidR="00E00C5C">
        <w:t xml:space="preserve"> </w:t>
      </w:r>
    </w:p>
    <w:p w:rsidR="00E00C5C" w:rsidRPr="00E00C5C" w:rsidRDefault="00E00C5C" w:rsidP="00E00C5C">
      <w:r>
        <w:t xml:space="preserve">Further investigations that may be interesting to pursue include: </w:t>
      </w:r>
    </w:p>
    <w:p w:rsidR="00E00C5C" w:rsidRDefault="00E00C5C" w:rsidP="004F3213">
      <w:pPr>
        <w:pStyle w:val="ListParagraph"/>
        <w:numPr>
          <w:ilvl w:val="0"/>
          <w:numId w:val="7"/>
        </w:numPr>
      </w:pPr>
      <w:r>
        <w:t xml:space="preserve">Activity </w:t>
      </w:r>
      <w:r w:rsidRPr="00856943">
        <w:rPr>
          <w:i/>
        </w:rPr>
        <w:t xml:space="preserve">Get issue from </w:t>
      </w:r>
      <w:del w:id="1303" w:author="Geoff Hook" w:date="2016-09-19T14:15:00Z">
        <w:r w:rsidRPr="00856943" w:rsidDel="00D70FA6">
          <w:rPr>
            <w:i/>
          </w:rPr>
          <w:delText>customer</w:delText>
        </w:r>
        <w:r w:rsidDel="00D70FA6">
          <w:delText xml:space="preserve">  increases</w:delText>
        </w:r>
      </w:del>
      <w:ins w:id="1304" w:author="Geoff Hook" w:date="2016-09-19T14:15:00Z">
        <w:r w:rsidR="00D70FA6" w:rsidRPr="00856943">
          <w:rPr>
            <w:i/>
          </w:rPr>
          <w:t>customer</w:t>
        </w:r>
        <w:r w:rsidR="00D70FA6">
          <w:t xml:space="preserve"> increases</w:t>
        </w:r>
      </w:ins>
      <w:r>
        <w:t xml:space="preserve"> to double or triple;</w:t>
      </w:r>
    </w:p>
    <w:p w:rsidR="00E00C5C" w:rsidRDefault="00E00C5C" w:rsidP="004F3213">
      <w:pPr>
        <w:pStyle w:val="ListParagraph"/>
        <w:numPr>
          <w:ilvl w:val="0"/>
          <w:numId w:val="7"/>
        </w:numPr>
      </w:pPr>
      <w:r>
        <w:t xml:space="preserve">Activity </w:t>
      </w:r>
      <w:r>
        <w:rPr>
          <w:i/>
        </w:rPr>
        <w:t xml:space="preserve">Provide solution to </w:t>
      </w:r>
      <w:del w:id="1305" w:author="Geoff Hook" w:date="2016-09-19T14:15:00Z">
        <w:r w:rsidDel="00D70FA6">
          <w:rPr>
            <w:i/>
          </w:rPr>
          <w:delText>customer</w:delText>
        </w:r>
        <w:r w:rsidDel="00D70FA6">
          <w:delText xml:space="preserve">  increases</w:delText>
        </w:r>
      </w:del>
      <w:ins w:id="1306" w:author="Geoff Hook" w:date="2016-09-19T14:15:00Z">
        <w:r w:rsidR="00D70FA6">
          <w:rPr>
            <w:i/>
          </w:rPr>
          <w:t>customer</w:t>
        </w:r>
        <w:r w:rsidR="00D70FA6">
          <w:t xml:space="preserve"> increases</w:t>
        </w:r>
      </w:ins>
      <w:r>
        <w:t xml:space="preserve"> to double or drops to </w:t>
      </w:r>
      <w:del w:id="1307" w:author="Geoff Hook" w:date="2016-09-19T14:15:00Z">
        <w:r w:rsidDel="00D70FA6">
          <w:delText>half ;</w:delText>
        </w:r>
      </w:del>
      <w:ins w:id="1308" w:author="Geoff Hook" w:date="2016-09-19T14:15:00Z">
        <w:r w:rsidR="00D70FA6">
          <w:t>half;</w:t>
        </w:r>
      </w:ins>
    </w:p>
    <w:p w:rsidR="00E00C5C" w:rsidRDefault="00E00C5C" w:rsidP="004F3213">
      <w:pPr>
        <w:pStyle w:val="ListParagraph"/>
        <w:numPr>
          <w:ilvl w:val="0"/>
          <w:numId w:val="7"/>
        </w:numPr>
      </w:pPr>
      <w:r>
        <w:t xml:space="preserve">Activity </w:t>
      </w:r>
      <w:r>
        <w:rPr>
          <w:i/>
        </w:rPr>
        <w:t>Find solution 1</w:t>
      </w:r>
      <w:r w:rsidRPr="009750FA">
        <w:rPr>
          <w:i/>
          <w:vertAlign w:val="superscript"/>
        </w:rPr>
        <w:t>st</w:t>
      </w:r>
      <w:r>
        <w:rPr>
          <w:i/>
        </w:rPr>
        <w:t xml:space="preserve"> level issue</w:t>
      </w:r>
      <w:r>
        <w:t xml:space="preserve"> increases to double or triple;</w:t>
      </w:r>
    </w:p>
    <w:p w:rsidR="00E00C5C" w:rsidRDefault="00E00C5C" w:rsidP="004F3213">
      <w:pPr>
        <w:pStyle w:val="ListParagraph"/>
        <w:numPr>
          <w:ilvl w:val="0"/>
          <w:numId w:val="7"/>
        </w:numPr>
      </w:pPr>
      <w:r>
        <w:t xml:space="preserve">Activity </w:t>
      </w:r>
      <w:r>
        <w:rPr>
          <w:i/>
        </w:rPr>
        <w:t>Find solution 2</w:t>
      </w:r>
      <w:r w:rsidRPr="00C80D27">
        <w:rPr>
          <w:i/>
          <w:vertAlign w:val="superscript"/>
          <w:rPrChange w:id="1309" w:author="Geoff Hook" w:date="2016-09-26T15:11:00Z">
            <w:rPr>
              <w:i/>
            </w:rPr>
          </w:rPrChange>
        </w:rPr>
        <w:t>nd</w:t>
      </w:r>
      <w:ins w:id="1310" w:author="Geoff Hook" w:date="2016-09-26T15:11:00Z">
        <w:r w:rsidR="00C80D27">
          <w:rPr>
            <w:i/>
          </w:rPr>
          <w:t xml:space="preserve"> </w:t>
        </w:r>
      </w:ins>
      <w:del w:id="1311" w:author="Geoff Hook" w:date="2016-09-26T15:11:00Z">
        <w:r w:rsidRPr="009750FA" w:rsidDel="00C80D27">
          <w:rPr>
            <w:i/>
            <w:vertAlign w:val="superscript"/>
          </w:rPr>
          <w:delText>t</w:delText>
        </w:r>
        <w:r w:rsidDel="00C80D27">
          <w:rPr>
            <w:i/>
          </w:rPr>
          <w:delText xml:space="preserve"> </w:delText>
        </w:r>
      </w:del>
      <w:r>
        <w:rPr>
          <w:i/>
        </w:rPr>
        <w:t xml:space="preserve">level </w:t>
      </w:r>
      <w:del w:id="1312" w:author="Geoff Hook" w:date="2016-09-19T14:15:00Z">
        <w:r w:rsidDel="00D70FA6">
          <w:rPr>
            <w:i/>
          </w:rPr>
          <w:delText>issue</w:delText>
        </w:r>
        <w:r w:rsidDel="00D70FA6">
          <w:delText xml:space="preserve">  increases</w:delText>
        </w:r>
      </w:del>
      <w:ins w:id="1313" w:author="Geoff Hook" w:date="2016-09-19T14:15:00Z">
        <w:r w:rsidR="00D70FA6">
          <w:rPr>
            <w:i/>
          </w:rPr>
          <w:t>issue</w:t>
        </w:r>
        <w:r w:rsidR="00D70FA6">
          <w:t xml:space="preserve"> increases</w:t>
        </w:r>
      </w:ins>
      <w:r>
        <w:t xml:space="preserve"> to double or triple;</w:t>
      </w:r>
    </w:p>
    <w:p w:rsidR="00E00C5C" w:rsidRDefault="00E00C5C" w:rsidP="00E00C5C">
      <w:pPr>
        <w:ind w:left="405"/>
      </w:pPr>
      <w:r>
        <w:t>Results should be explored in best case scenario and worst case scenario.</w:t>
      </w:r>
      <w:ins w:id="1314" w:author="Geoff Hook" w:date="2016-10-04T13:59:00Z">
        <w:r w:rsidR="005B43CB">
          <w:t xml:space="preserve"> Results showing the change in elapsed time</w:t>
        </w:r>
      </w:ins>
      <w:r>
        <w:t xml:space="preserve"> </w:t>
      </w:r>
      <w:del w:id="1315" w:author="Geoff Hook" w:date="2016-10-04T13:59:00Z">
        <w:r w:rsidDel="005B43CB">
          <w:delText xml:space="preserve">Combinations of case scenario and worst case scenario under each resource type responsibility should also be provided, i.e. degradation / improvement of </w:delText>
        </w:r>
        <w:r w:rsidRPr="00856943" w:rsidDel="005B43CB">
          <w:rPr>
            <w:i/>
          </w:rPr>
          <w:delText>Get issue from customer</w:delText>
        </w:r>
        <w:r w:rsidDel="005B43CB">
          <w:delText xml:space="preserve"> and </w:delText>
        </w:r>
        <w:r w:rsidDel="005B43CB">
          <w:rPr>
            <w:i/>
          </w:rPr>
          <w:delText>Provide solution to customer</w:delText>
        </w:r>
        <w:r w:rsidDel="005B43CB">
          <w:delText xml:space="preserve"> activities, while keeping the others with baseline values and so forth.</w:delText>
        </w:r>
      </w:del>
    </w:p>
    <w:p w:rsidR="009E7E62" w:rsidRDefault="009E7E62" w:rsidP="00B163DA">
      <w:pPr>
        <w:pStyle w:val="Heading2"/>
      </w:pPr>
      <w:bookmarkStart w:id="1316" w:name="_Toc463354085"/>
      <w:r w:rsidRPr="003D11B3">
        <w:lastRenderedPageBreak/>
        <w:t xml:space="preserve">Simulation scenario </w:t>
      </w:r>
      <w:r>
        <w:t>3</w:t>
      </w:r>
      <w:r w:rsidRPr="003D11B3">
        <w:t xml:space="preserve">: Explore </w:t>
      </w:r>
      <w:r>
        <w:t>resource perspective</w:t>
      </w:r>
      <w:bookmarkEnd w:id="1316"/>
    </w:p>
    <w:p w:rsidR="00B163DA" w:rsidRPr="00B163DA" w:rsidRDefault="00B163DA" w:rsidP="00B163DA">
      <w:pPr>
        <w:pStyle w:val="Heading3"/>
      </w:pPr>
      <w:bookmarkStart w:id="1317" w:name="_Toc463354086"/>
      <w:r>
        <w:t>Goals</w:t>
      </w:r>
      <w:bookmarkEnd w:id="1317"/>
    </w:p>
    <w:p w:rsidR="009E7E62" w:rsidDel="008802FA" w:rsidRDefault="009E7E62" w:rsidP="009E7E62">
      <w:pPr>
        <w:ind w:left="360"/>
        <w:rPr>
          <w:del w:id="1318" w:author="Geoff Hook" w:date="2016-10-04T14:00:00Z"/>
        </w:rPr>
      </w:pPr>
      <w:r>
        <w:t xml:space="preserve">The goal of this scenario is </w:t>
      </w:r>
      <w:del w:id="1319" w:author="Geoff Hook" w:date="2016-10-04T14:01:00Z">
        <w:r w:rsidDel="008802FA">
          <w:delText xml:space="preserve">providing answers </w:delText>
        </w:r>
      </w:del>
      <w:r>
        <w:t xml:space="preserve">to </w:t>
      </w:r>
      <w:del w:id="1320" w:author="Geoff Hook" w:date="2016-10-04T14:00:00Z">
        <w:r w:rsidDel="008802FA">
          <w:delText>the following question:</w:delText>
        </w:r>
      </w:del>
    </w:p>
    <w:p w:rsidR="006D4477" w:rsidDel="008802FA" w:rsidRDefault="006D4477">
      <w:pPr>
        <w:ind w:left="360"/>
        <w:rPr>
          <w:del w:id="1321" w:author="Geoff Hook" w:date="2016-10-04T14:00:00Z"/>
        </w:rPr>
        <w:pPrChange w:id="1322" w:author="Geoff Hook" w:date="2016-10-04T14:00:00Z">
          <w:pPr>
            <w:pStyle w:val="ListParagraph"/>
            <w:numPr>
              <w:numId w:val="7"/>
            </w:numPr>
            <w:ind w:left="765" w:hanging="360"/>
            <w:jc w:val="both"/>
          </w:pPr>
        </w:pPrChange>
      </w:pPr>
      <w:del w:id="1323" w:author="Geoff Hook" w:date="2016-10-04T14:00:00Z">
        <w:r w:rsidDel="008802FA">
          <w:delText>B</w:delText>
        </w:r>
      </w:del>
      <w:ins w:id="1324" w:author="Geoff Hook" w:date="2016-10-04T14:00:00Z">
        <w:r w:rsidR="008802FA">
          <w:t>b</w:t>
        </w:r>
      </w:ins>
      <w:r>
        <w:t>alanc</w:t>
      </w:r>
      <w:ins w:id="1325" w:author="Geoff Hook" w:date="2016-10-04T14:00:00Z">
        <w:r w:rsidR="008802FA">
          <w:t>e</w:t>
        </w:r>
      </w:ins>
      <w:del w:id="1326" w:author="Geoff Hook" w:date="2016-10-04T14:00:00Z">
        <w:r w:rsidDel="008802FA">
          <w:delText>ing</w:delText>
        </w:r>
      </w:del>
      <w:r>
        <w:t xml:space="preserve"> the workforce </w:t>
      </w:r>
      <w:ins w:id="1327" w:author="Geoff Hook" w:date="2016-10-04T14:00:00Z">
        <w:r w:rsidR="008802FA">
          <w:t>across the day</w:t>
        </w:r>
      </w:ins>
      <w:del w:id="1328" w:author="Geoff Hook" w:date="2016-10-04T14:00:00Z">
        <w:r w:rsidDel="008802FA">
          <w:delText>with these constraints:</w:delText>
        </w:r>
      </w:del>
    </w:p>
    <w:p w:rsidR="006D4477" w:rsidRDefault="006D4477">
      <w:pPr>
        <w:ind w:left="360"/>
        <w:pPrChange w:id="1329" w:author="Geoff Hook" w:date="2016-10-04T14:00:00Z">
          <w:pPr>
            <w:pStyle w:val="ListParagraph"/>
            <w:numPr>
              <w:ilvl w:val="1"/>
              <w:numId w:val="7"/>
            </w:numPr>
            <w:ind w:left="1485" w:hanging="360"/>
            <w:jc w:val="both"/>
          </w:pPr>
        </w:pPrChange>
      </w:pPr>
      <w:del w:id="1330" w:author="Geoff Hook" w:date="2016-10-04T14:00:00Z">
        <w:r w:rsidDel="008802FA">
          <w:delText>N</w:delText>
        </w:r>
      </w:del>
      <w:ins w:id="1331" w:author="Geoff Hook" w:date="2016-10-04T14:00:00Z">
        <w:r w:rsidR="008802FA">
          <w:t xml:space="preserve"> given the arrival pattern </w:t>
        </w:r>
      </w:ins>
      <w:del w:id="1332" w:author="Geoff Hook" w:date="2016-10-04T14:00:00Z">
        <w:r w:rsidDel="008802FA">
          <w:delText>umber o</w:delText>
        </w:r>
      </w:del>
      <w:ins w:id="1333" w:author="Geoff Hook" w:date="2016-10-04T14:00:00Z">
        <w:r w:rsidR="008802FA">
          <w:t>o</w:t>
        </w:r>
      </w:ins>
      <w:r>
        <w:t>f reported requests during the day</w:t>
      </w:r>
      <w:ins w:id="1334" w:author="Geoff Hook" w:date="2016-10-04T14:01:00Z">
        <w:r w:rsidR="008802FA">
          <w:t>, given a target response time to the customer.</w:t>
        </w:r>
      </w:ins>
      <w:del w:id="1335" w:author="Geoff Hook" w:date="2016-10-04T14:01:00Z">
        <w:r w:rsidDel="008802FA">
          <w:delText>;</w:delText>
        </w:r>
      </w:del>
    </w:p>
    <w:p w:rsidR="009750FA" w:rsidDel="005B43CB" w:rsidRDefault="009750FA" w:rsidP="001F627A">
      <w:pPr>
        <w:ind w:left="360"/>
        <w:rPr>
          <w:del w:id="1336" w:author="Geoff Hook" w:date="2016-10-04T14:00:00Z"/>
        </w:rPr>
      </w:pPr>
      <w:del w:id="1337" w:author="Geoff Hook" w:date="2016-10-04T14:00:00Z">
        <w:r w:rsidDel="005B43CB">
          <w:delText>In the previous scenario, we concluded the baseline provides a calculated loss of incoming requests.</w:delText>
        </w:r>
        <w:bookmarkStart w:id="1338" w:name="_Toc463353360"/>
        <w:bookmarkStart w:id="1339" w:name="_Toc463354087"/>
        <w:bookmarkEnd w:id="1338"/>
        <w:bookmarkEnd w:id="1339"/>
      </w:del>
    </w:p>
    <w:p w:rsidR="001F627A" w:rsidDel="008802FA" w:rsidRDefault="009750FA" w:rsidP="002E6E56">
      <w:pPr>
        <w:ind w:left="360"/>
        <w:rPr>
          <w:del w:id="1340" w:author="Geoff Hook" w:date="2016-10-04T14:01:00Z"/>
        </w:rPr>
      </w:pPr>
      <w:del w:id="1341" w:author="Geoff Hook" w:date="2016-10-04T14:01:00Z">
        <w:r w:rsidRPr="00034FC8" w:rsidDel="008802FA">
          <w:delText>Before we concentrate</w:delText>
        </w:r>
        <w:r w:rsidDel="008802FA">
          <w:delText xml:space="preserve"> on </w:delText>
        </w:r>
        <w:r w:rsidR="00900772" w:rsidDel="008802FA">
          <w:delText>resource leveling</w:delText>
        </w:r>
        <w:r w:rsidDel="008802FA">
          <w:delText xml:space="preserve"> let’s balance Front Office resources in order to meet a desired</w:delText>
        </w:r>
        <w:r w:rsidR="00900772" w:rsidDel="008802FA">
          <w:delText xml:space="preserve"> acceptable service level</w:delText>
        </w:r>
        <w:r w:rsidDel="008802FA">
          <w:delText xml:space="preserve"> </w:delText>
        </w:r>
        <w:r w:rsidR="00900772" w:rsidDel="008802FA">
          <w:delText xml:space="preserve">(Loss Ratio) &gt;= </w:delText>
        </w:r>
        <w:r w:rsidDel="008802FA">
          <w:delText>95%.</w:delText>
        </w:r>
        <w:r w:rsidR="001F627A" w:rsidDel="008802FA">
          <w:delText xml:space="preserve"> </w:delText>
        </w:r>
        <w:r w:rsidDel="008802FA">
          <w:delText>With this Front Office setup, the contact center can assure that 95% of the customer’s issues are processed at first tentative contact. This is a service level agreement the company wants to comply with.</w:delText>
        </w:r>
        <w:bookmarkStart w:id="1342" w:name="_Toc463353361"/>
        <w:bookmarkStart w:id="1343" w:name="_Toc463354088"/>
        <w:bookmarkEnd w:id="1342"/>
        <w:bookmarkEnd w:id="1343"/>
      </w:del>
    </w:p>
    <w:p w:rsidR="006D4477" w:rsidRDefault="006D4477" w:rsidP="006D4477">
      <w:pPr>
        <w:pStyle w:val="Heading3"/>
      </w:pPr>
      <w:bookmarkStart w:id="1344" w:name="_Toc463354089"/>
      <w:r>
        <w:t>Identification of simulation parameters</w:t>
      </w:r>
      <w:bookmarkEnd w:id="1344"/>
      <w:r>
        <w:t xml:space="preserve"> </w:t>
      </w:r>
    </w:p>
    <w:p w:rsidR="006D4477" w:rsidRPr="006D4477" w:rsidRDefault="006D4477" w:rsidP="006D4477">
      <w:r>
        <w:t xml:space="preserve">This scenario again builds on the parameters of previous scenarios. </w:t>
      </w:r>
    </w:p>
    <w:p w:rsidR="006D4477" w:rsidRDefault="006D4477" w:rsidP="006D4477">
      <w:pPr>
        <w:pStyle w:val="Heading4"/>
      </w:pPr>
      <w:bookmarkStart w:id="1345" w:name="_Toc463354090"/>
      <w:r>
        <w:t>Process Triggers</w:t>
      </w:r>
      <w:bookmarkEnd w:id="1345"/>
    </w:p>
    <w:p w:rsidR="00D70FA6" w:rsidRDefault="00E00C5C" w:rsidP="00E00C5C">
      <w:r>
        <w:t>Here we are going to override the process start inter</w:t>
      </w:r>
      <w:r w:rsidR="007C0970">
        <w:t xml:space="preserve">val from scenario 1 as follows. </w:t>
      </w:r>
    </w:p>
    <w:p w:rsidR="006D4477" w:rsidRPr="00F70EA0" w:rsidRDefault="006D4477" w:rsidP="004F3213">
      <w:pPr>
        <w:pStyle w:val="ListParagraph"/>
        <w:numPr>
          <w:ilvl w:val="0"/>
          <w:numId w:val="6"/>
        </w:numPr>
      </w:pPr>
      <w:r w:rsidRPr="00F70EA0">
        <w:t>6 a.m. to 9 a.m. : 170 per hour</w:t>
      </w:r>
      <w:ins w:id="1346" w:author="Geoff Hook" w:date="2016-09-19T14:16:00Z">
        <w:r w:rsidR="00D70FA6">
          <w:t xml:space="preserve"> </w:t>
        </w:r>
      </w:ins>
    </w:p>
    <w:p w:rsidR="006D4477" w:rsidRPr="00F70EA0" w:rsidRDefault="006D4477" w:rsidP="004F3213">
      <w:pPr>
        <w:pStyle w:val="ListParagraph"/>
        <w:numPr>
          <w:ilvl w:val="0"/>
          <w:numId w:val="6"/>
        </w:numPr>
      </w:pPr>
      <w:r w:rsidRPr="00F70EA0">
        <w:t>9 a.m. to 12 p.m. : 70 per hour</w:t>
      </w:r>
    </w:p>
    <w:p w:rsidR="006D4477" w:rsidRPr="00F70EA0" w:rsidRDefault="006D4477" w:rsidP="004F3213">
      <w:pPr>
        <w:pStyle w:val="ListParagraph"/>
        <w:numPr>
          <w:ilvl w:val="0"/>
          <w:numId w:val="6"/>
        </w:numPr>
      </w:pPr>
      <w:r w:rsidRPr="00F70EA0">
        <w:t>12 p.m. to 3 p.m. : 110 per hour</w:t>
      </w:r>
    </w:p>
    <w:p w:rsidR="006D4477" w:rsidRPr="00F70EA0" w:rsidRDefault="006D4477" w:rsidP="004F3213">
      <w:pPr>
        <w:pStyle w:val="ListParagraph"/>
        <w:numPr>
          <w:ilvl w:val="0"/>
          <w:numId w:val="6"/>
        </w:numPr>
      </w:pPr>
      <w:r w:rsidRPr="00F70EA0">
        <w:t>3 p.m. to 6 p.m. : 60 per hour</w:t>
      </w:r>
    </w:p>
    <w:p w:rsidR="006D4477" w:rsidRPr="00F70EA0" w:rsidRDefault="006D4477" w:rsidP="004F3213">
      <w:pPr>
        <w:pStyle w:val="ListParagraph"/>
        <w:numPr>
          <w:ilvl w:val="0"/>
          <w:numId w:val="6"/>
        </w:numPr>
      </w:pPr>
      <w:r w:rsidRPr="00F70EA0">
        <w:t>6 p.m. to 10 p.m. :  140 per hour</w:t>
      </w:r>
    </w:p>
    <w:p w:rsidR="006D4477" w:rsidRPr="00F70EA0" w:rsidRDefault="006D4477" w:rsidP="004F3213">
      <w:pPr>
        <w:pStyle w:val="ListParagraph"/>
        <w:numPr>
          <w:ilvl w:val="0"/>
          <w:numId w:val="6"/>
        </w:numPr>
      </w:pPr>
      <w:r w:rsidRPr="00F70EA0">
        <w:t>10 p.m. to 1 a.m. : 90 per hour</w:t>
      </w:r>
    </w:p>
    <w:p w:rsidR="006D4477" w:rsidRDefault="006D4477" w:rsidP="004F3213">
      <w:pPr>
        <w:pStyle w:val="ListParagraph"/>
        <w:numPr>
          <w:ilvl w:val="0"/>
          <w:numId w:val="6"/>
        </w:numPr>
        <w:rPr>
          <w:ins w:id="1347" w:author="Geoff Hook" w:date="2016-09-19T14:17:00Z"/>
        </w:rPr>
      </w:pPr>
      <w:r w:rsidRPr="00F70EA0">
        <w:t>1 a.m. to 6 a.m. : 30 per hour</w:t>
      </w:r>
    </w:p>
    <w:p w:rsidR="00D70FA6" w:rsidRPr="00F70EA0" w:rsidRDefault="00D70FA6">
      <w:pPr>
        <w:pPrChange w:id="1348" w:author="Geoff Hook" w:date="2016-09-19T14:17:00Z">
          <w:pPr>
            <w:pStyle w:val="ListParagraph"/>
            <w:numPr>
              <w:numId w:val="6"/>
            </w:numPr>
            <w:ind w:hanging="360"/>
          </w:pPr>
        </w:pPrChange>
      </w:pPr>
      <w:ins w:id="1349" w:author="Geoff Hook" w:date="2016-09-19T14:17:00Z">
        <w:r w:rsidRPr="00522B46">
          <w:t xml:space="preserve">Divide </w:t>
        </w:r>
      </w:ins>
      <w:ins w:id="1350" w:author="Geoff Hook" w:date="2016-09-26T15:32:00Z">
        <w:r w:rsidR="00550E91">
          <w:t xml:space="preserve">60 minutes by </w:t>
        </w:r>
      </w:ins>
      <w:ins w:id="1351" w:author="Geoff Hook" w:date="2016-09-19T14:17:00Z">
        <w:r w:rsidR="00550E91" w:rsidRPr="00522B46">
          <w:t xml:space="preserve">volume </w:t>
        </w:r>
        <w:r w:rsidRPr="007F3B6E">
          <w:t>to obtain an inter trigger time, the inter trigger time can be varied by calendar to provide workload that varies by time of day.</w:t>
        </w:r>
      </w:ins>
      <w:ins w:id="1352" w:author="Geoff Hook" w:date="2016-10-04T14:18:00Z">
        <w:r w:rsidR="00987165">
          <w:t xml:space="preserve"> It can be good practice to include a default or background inter trigger time should a time period not be covered by a calendar.</w:t>
        </w:r>
      </w:ins>
    </w:p>
    <w:p w:rsidR="006D4477" w:rsidRDefault="006D4477" w:rsidP="006D4477">
      <w:pPr>
        <w:pStyle w:val="Heading4"/>
      </w:pPr>
      <w:bookmarkStart w:id="1353" w:name="_Toc463354091"/>
      <w:r>
        <w:t>Resources</w:t>
      </w:r>
      <w:bookmarkEnd w:id="1353"/>
    </w:p>
    <w:p w:rsidR="006639E0" w:rsidRDefault="006639E0" w:rsidP="006639E0">
      <w:r w:rsidRPr="00A71E1D">
        <w:t xml:space="preserve">The </w:t>
      </w:r>
      <w:del w:id="1354" w:author="Geoff Hook" w:date="2016-10-04T14:01:00Z">
        <w:r w:rsidRPr="00A71E1D" w:rsidDel="008802FA">
          <w:delText xml:space="preserve">Contact </w:delText>
        </w:r>
      </w:del>
      <w:ins w:id="1355" w:author="Geoff Hook" w:date="2016-10-04T14:01:00Z">
        <w:r w:rsidR="008802FA">
          <w:t>Support</w:t>
        </w:r>
        <w:r w:rsidR="008802FA" w:rsidRPr="00A71E1D">
          <w:t xml:space="preserve"> </w:t>
        </w:r>
      </w:ins>
      <w:r w:rsidRPr="00A71E1D">
        <w:t>Center operates 24/7.</w:t>
      </w:r>
      <w:r>
        <w:t xml:space="preserve"> And supports customers based on a particular time zone. This means it is expected that it will handle very few requests during the night.</w:t>
      </w:r>
    </w:p>
    <w:p w:rsidR="006D4477" w:rsidRDefault="006639E0" w:rsidP="006639E0">
      <w:r>
        <w:t>Supplier operates nonstop, 9 a.m. to 10 p.m. on weekdays only.</w:t>
      </w:r>
    </w:p>
    <w:tbl>
      <w:tblPr>
        <w:tblStyle w:val="TableGrid"/>
        <w:tblW w:w="0" w:type="auto"/>
        <w:tblInd w:w="720" w:type="dxa"/>
        <w:tblLook w:val="04A0" w:firstRow="1" w:lastRow="0" w:firstColumn="1" w:lastColumn="0" w:noHBand="0" w:noVBand="1"/>
      </w:tblPr>
      <w:tblGrid>
        <w:gridCol w:w="1093"/>
        <w:gridCol w:w="1092"/>
        <w:gridCol w:w="1093"/>
        <w:gridCol w:w="1094"/>
        <w:gridCol w:w="1094"/>
        <w:gridCol w:w="1094"/>
        <w:gridCol w:w="1094"/>
        <w:gridCol w:w="1094"/>
      </w:tblGrid>
      <w:tr w:rsidR="006D4477" w:rsidRPr="00B855A8" w:rsidTr="00294734">
        <w:tc>
          <w:tcPr>
            <w:tcW w:w="1093" w:type="dxa"/>
            <w:shd w:val="clear" w:color="auto" w:fill="auto"/>
          </w:tcPr>
          <w:p w:rsidR="006D4477" w:rsidRPr="00B855A8" w:rsidRDefault="006D4477" w:rsidP="007C0970">
            <w:pPr>
              <w:pStyle w:val="ListParagraph"/>
              <w:ind w:left="0"/>
            </w:pPr>
          </w:p>
        </w:tc>
        <w:tc>
          <w:tcPr>
            <w:tcW w:w="1092" w:type="dxa"/>
            <w:shd w:val="clear" w:color="auto" w:fill="auto"/>
          </w:tcPr>
          <w:p w:rsidR="006D4477" w:rsidRPr="00B855A8" w:rsidRDefault="006D4477" w:rsidP="007C0970">
            <w:pPr>
              <w:pStyle w:val="ListParagraph"/>
              <w:ind w:left="0"/>
              <w:jc w:val="center"/>
              <w:rPr>
                <w:b/>
              </w:rPr>
            </w:pPr>
            <w:r w:rsidRPr="00B855A8">
              <w:rPr>
                <w:b/>
                <w:sz w:val="22"/>
              </w:rPr>
              <w:t>6 a.m. to 9 a.m.</w:t>
            </w:r>
          </w:p>
        </w:tc>
        <w:tc>
          <w:tcPr>
            <w:tcW w:w="1093" w:type="dxa"/>
            <w:shd w:val="clear" w:color="auto" w:fill="auto"/>
          </w:tcPr>
          <w:p w:rsidR="006D4477" w:rsidRPr="00B855A8" w:rsidRDefault="006D4477" w:rsidP="007C0970">
            <w:pPr>
              <w:pStyle w:val="ListParagraph"/>
              <w:ind w:left="0"/>
              <w:jc w:val="center"/>
              <w:rPr>
                <w:b/>
              </w:rPr>
            </w:pPr>
            <w:r w:rsidRPr="00B855A8">
              <w:rPr>
                <w:b/>
                <w:sz w:val="22"/>
              </w:rPr>
              <w:t>9 a.m. to 12 p.m</w:t>
            </w:r>
            <w:r>
              <w:rPr>
                <w:b/>
                <w:sz w:val="22"/>
              </w:rPr>
              <w:t>.</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12 p.m. to 3 p.m</w:t>
            </w:r>
            <w:r>
              <w:rPr>
                <w:b/>
                <w:sz w:val="22"/>
              </w:rPr>
              <w:t>.</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3 p.m. to 6 p.m.</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6 p.m. to 10 p.m.</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10 p.m. to 1 a.m.</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1 a.m. to 6 a.m.</w:t>
            </w:r>
          </w:p>
        </w:tc>
      </w:tr>
      <w:tr w:rsidR="006D4477" w:rsidRPr="00B855A8" w:rsidTr="00294734">
        <w:tc>
          <w:tcPr>
            <w:tcW w:w="1093" w:type="dxa"/>
            <w:shd w:val="clear" w:color="auto" w:fill="auto"/>
          </w:tcPr>
          <w:p w:rsidR="006D4477" w:rsidRPr="00B855A8" w:rsidRDefault="006D4477" w:rsidP="00294734">
            <w:pPr>
              <w:pStyle w:val="ListParagraph"/>
              <w:ind w:left="0"/>
              <w:rPr>
                <w:b/>
              </w:rPr>
            </w:pPr>
            <w:r w:rsidRPr="00B855A8">
              <w:rPr>
                <w:b/>
                <w:sz w:val="22"/>
              </w:rPr>
              <w:t>Front Office</w:t>
            </w:r>
          </w:p>
        </w:tc>
        <w:tc>
          <w:tcPr>
            <w:tcW w:w="1092" w:type="dxa"/>
            <w:shd w:val="clear" w:color="auto" w:fill="auto"/>
          </w:tcPr>
          <w:p w:rsidR="006D4477" w:rsidRPr="00B855A8" w:rsidRDefault="006D4477" w:rsidP="007C0970">
            <w:pPr>
              <w:pStyle w:val="ListParagraph"/>
              <w:ind w:left="0"/>
              <w:jc w:val="right"/>
            </w:pPr>
            <w:r w:rsidRPr="00B855A8">
              <w:rPr>
                <w:sz w:val="22"/>
              </w:rPr>
              <w:t>200</w:t>
            </w:r>
          </w:p>
        </w:tc>
        <w:tc>
          <w:tcPr>
            <w:tcW w:w="1093" w:type="dxa"/>
            <w:shd w:val="clear" w:color="auto" w:fill="auto"/>
          </w:tcPr>
          <w:p w:rsidR="006D4477" w:rsidRPr="00B855A8" w:rsidRDefault="006D4477" w:rsidP="007C0970">
            <w:pPr>
              <w:pStyle w:val="ListParagraph"/>
              <w:ind w:left="0"/>
              <w:jc w:val="right"/>
            </w:pPr>
            <w:r w:rsidRPr="00B855A8">
              <w:rPr>
                <w:sz w:val="22"/>
              </w:rPr>
              <w:t>90</w:t>
            </w:r>
          </w:p>
        </w:tc>
        <w:tc>
          <w:tcPr>
            <w:tcW w:w="1094" w:type="dxa"/>
            <w:shd w:val="clear" w:color="auto" w:fill="auto"/>
          </w:tcPr>
          <w:p w:rsidR="006D4477" w:rsidRPr="00B855A8" w:rsidRDefault="006D4477" w:rsidP="007C0970">
            <w:pPr>
              <w:pStyle w:val="ListParagraph"/>
              <w:ind w:left="0"/>
              <w:jc w:val="right"/>
            </w:pPr>
            <w:r w:rsidRPr="00B855A8">
              <w:rPr>
                <w:sz w:val="22"/>
              </w:rPr>
              <w:t>130</w:t>
            </w:r>
          </w:p>
        </w:tc>
        <w:tc>
          <w:tcPr>
            <w:tcW w:w="1094" w:type="dxa"/>
            <w:shd w:val="clear" w:color="auto" w:fill="auto"/>
          </w:tcPr>
          <w:p w:rsidR="006D4477" w:rsidRPr="00B855A8" w:rsidRDefault="006D4477" w:rsidP="007C0970">
            <w:pPr>
              <w:pStyle w:val="ListParagraph"/>
              <w:ind w:left="0"/>
              <w:jc w:val="right"/>
            </w:pPr>
            <w:r w:rsidRPr="00B855A8">
              <w:rPr>
                <w:sz w:val="22"/>
              </w:rPr>
              <w:t>60</w:t>
            </w:r>
          </w:p>
        </w:tc>
        <w:tc>
          <w:tcPr>
            <w:tcW w:w="1094" w:type="dxa"/>
            <w:shd w:val="clear" w:color="auto" w:fill="auto"/>
          </w:tcPr>
          <w:p w:rsidR="006D4477" w:rsidRPr="00B855A8" w:rsidRDefault="006D4477" w:rsidP="007C0970">
            <w:pPr>
              <w:pStyle w:val="ListParagraph"/>
              <w:ind w:left="0"/>
              <w:jc w:val="right"/>
            </w:pPr>
            <w:r w:rsidRPr="00B855A8">
              <w:rPr>
                <w:sz w:val="22"/>
              </w:rPr>
              <w:t>150</w:t>
            </w:r>
          </w:p>
        </w:tc>
        <w:tc>
          <w:tcPr>
            <w:tcW w:w="1094" w:type="dxa"/>
            <w:shd w:val="clear" w:color="auto" w:fill="auto"/>
          </w:tcPr>
          <w:p w:rsidR="006D4477" w:rsidRPr="00B855A8" w:rsidRDefault="006D4477" w:rsidP="007C0970">
            <w:pPr>
              <w:pStyle w:val="ListParagraph"/>
              <w:ind w:left="0"/>
              <w:jc w:val="right"/>
            </w:pPr>
            <w:r w:rsidRPr="00B855A8">
              <w:rPr>
                <w:sz w:val="22"/>
              </w:rPr>
              <w:t>100</w:t>
            </w:r>
          </w:p>
        </w:tc>
        <w:tc>
          <w:tcPr>
            <w:tcW w:w="1094" w:type="dxa"/>
            <w:shd w:val="clear" w:color="auto" w:fill="auto"/>
          </w:tcPr>
          <w:p w:rsidR="006D4477" w:rsidRPr="00B855A8" w:rsidRDefault="006D4477" w:rsidP="007C0970">
            <w:pPr>
              <w:pStyle w:val="ListParagraph"/>
              <w:ind w:left="0"/>
              <w:jc w:val="right"/>
            </w:pPr>
            <w:r w:rsidRPr="00B855A8">
              <w:rPr>
                <w:sz w:val="22"/>
              </w:rPr>
              <w:t>40</w:t>
            </w:r>
          </w:p>
        </w:tc>
      </w:tr>
      <w:tr w:rsidR="006D4477" w:rsidRPr="00B855A8" w:rsidTr="00294734">
        <w:tc>
          <w:tcPr>
            <w:tcW w:w="1093" w:type="dxa"/>
            <w:shd w:val="clear" w:color="auto" w:fill="auto"/>
          </w:tcPr>
          <w:p w:rsidR="006D4477" w:rsidRPr="00B855A8" w:rsidRDefault="006D4477" w:rsidP="007C0970">
            <w:pPr>
              <w:pStyle w:val="ListParagraph"/>
              <w:ind w:left="0"/>
              <w:rPr>
                <w:b/>
              </w:rPr>
            </w:pPr>
            <w:r w:rsidRPr="00B855A8">
              <w:rPr>
                <w:b/>
                <w:sz w:val="22"/>
              </w:rPr>
              <w:lastRenderedPageBreak/>
              <w:t>1st Level Technical Support Agent</w:t>
            </w:r>
          </w:p>
        </w:tc>
        <w:tc>
          <w:tcPr>
            <w:tcW w:w="1092" w:type="dxa"/>
            <w:shd w:val="clear" w:color="auto" w:fill="auto"/>
          </w:tcPr>
          <w:p w:rsidR="006D4477" w:rsidRPr="00B855A8" w:rsidRDefault="006D4477" w:rsidP="007C0970">
            <w:pPr>
              <w:pStyle w:val="ListParagraph"/>
              <w:ind w:left="0"/>
              <w:jc w:val="right"/>
            </w:pPr>
            <w:r w:rsidRPr="00B855A8">
              <w:rPr>
                <w:sz w:val="22"/>
              </w:rPr>
              <w:t>3</w:t>
            </w:r>
          </w:p>
        </w:tc>
        <w:tc>
          <w:tcPr>
            <w:tcW w:w="1093"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0</w:t>
            </w:r>
          </w:p>
        </w:tc>
      </w:tr>
      <w:tr w:rsidR="006D4477" w:rsidRPr="00B855A8" w:rsidTr="00294734">
        <w:tc>
          <w:tcPr>
            <w:tcW w:w="1093" w:type="dxa"/>
            <w:shd w:val="clear" w:color="auto" w:fill="auto"/>
          </w:tcPr>
          <w:p w:rsidR="006D4477" w:rsidRPr="00B855A8" w:rsidRDefault="006D4477" w:rsidP="007C0970">
            <w:pPr>
              <w:pStyle w:val="ListParagraph"/>
              <w:ind w:left="0"/>
              <w:rPr>
                <w:b/>
              </w:rPr>
            </w:pPr>
            <w:r w:rsidRPr="00B855A8">
              <w:rPr>
                <w:b/>
                <w:sz w:val="22"/>
              </w:rPr>
              <w:t>2nd Level Technical Support Agent</w:t>
            </w:r>
          </w:p>
        </w:tc>
        <w:tc>
          <w:tcPr>
            <w:tcW w:w="1092" w:type="dxa"/>
            <w:shd w:val="clear" w:color="auto" w:fill="auto"/>
          </w:tcPr>
          <w:p w:rsidR="006D4477" w:rsidRPr="00B855A8" w:rsidRDefault="006D4477" w:rsidP="007C0970">
            <w:pPr>
              <w:pStyle w:val="ListParagraph"/>
              <w:ind w:left="0"/>
              <w:jc w:val="right"/>
            </w:pPr>
            <w:r w:rsidRPr="00B855A8">
              <w:rPr>
                <w:sz w:val="22"/>
              </w:rPr>
              <w:t>2</w:t>
            </w:r>
          </w:p>
        </w:tc>
        <w:tc>
          <w:tcPr>
            <w:tcW w:w="1093"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0</w:t>
            </w:r>
          </w:p>
        </w:tc>
      </w:tr>
      <w:tr w:rsidR="006D4477" w:rsidRPr="00685B58" w:rsidTr="00294734">
        <w:tc>
          <w:tcPr>
            <w:tcW w:w="1093" w:type="dxa"/>
            <w:shd w:val="clear" w:color="auto" w:fill="auto"/>
          </w:tcPr>
          <w:p w:rsidR="006D4477" w:rsidRPr="00B855A8" w:rsidRDefault="006D4477" w:rsidP="007C0970">
            <w:pPr>
              <w:pStyle w:val="ListParagraph"/>
              <w:ind w:left="0"/>
              <w:rPr>
                <w:b/>
              </w:rPr>
            </w:pPr>
            <w:r w:rsidRPr="00B855A8">
              <w:rPr>
                <w:b/>
                <w:sz w:val="22"/>
              </w:rPr>
              <w:t>Supplier</w:t>
            </w:r>
          </w:p>
        </w:tc>
        <w:tc>
          <w:tcPr>
            <w:tcW w:w="1092" w:type="dxa"/>
            <w:shd w:val="clear" w:color="auto" w:fill="auto"/>
          </w:tcPr>
          <w:p w:rsidR="006D4477" w:rsidRPr="00B855A8" w:rsidRDefault="006D4477" w:rsidP="007C0970">
            <w:pPr>
              <w:pStyle w:val="ListParagraph"/>
              <w:ind w:left="0"/>
              <w:jc w:val="right"/>
            </w:pPr>
            <w:r w:rsidRPr="00B855A8">
              <w:rPr>
                <w:sz w:val="22"/>
              </w:rPr>
              <w:t>0</w:t>
            </w:r>
          </w:p>
        </w:tc>
        <w:tc>
          <w:tcPr>
            <w:tcW w:w="1093"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0</w:t>
            </w:r>
          </w:p>
        </w:tc>
        <w:tc>
          <w:tcPr>
            <w:tcW w:w="1094" w:type="dxa"/>
            <w:shd w:val="clear" w:color="auto" w:fill="auto"/>
          </w:tcPr>
          <w:p w:rsidR="006D4477" w:rsidRPr="00B855A8" w:rsidRDefault="006D4477" w:rsidP="007C0970">
            <w:pPr>
              <w:pStyle w:val="ListParagraph"/>
              <w:ind w:left="0"/>
              <w:jc w:val="right"/>
            </w:pPr>
            <w:r w:rsidRPr="00B855A8">
              <w:rPr>
                <w:sz w:val="22"/>
              </w:rPr>
              <w:t>0</w:t>
            </w:r>
          </w:p>
        </w:tc>
      </w:tr>
    </w:tbl>
    <w:p w:rsidR="006D4477" w:rsidRDefault="006D4477" w:rsidP="006D4477">
      <w:pPr>
        <w:pStyle w:val="ListParagraph"/>
        <w:ind w:left="1440"/>
      </w:pPr>
    </w:p>
    <w:p w:rsidR="006D4477" w:rsidRDefault="006D4477" w:rsidP="006D4477">
      <w:pPr>
        <w:pStyle w:val="ListParagraph"/>
      </w:pPr>
      <w:r>
        <w:t xml:space="preserve">Performers are assumed to be 100% available. In other </w:t>
      </w:r>
      <w:del w:id="1356" w:author="Geoff Hook" w:date="2016-07-19T10:02:00Z">
        <w:r w:rsidDel="0066681C">
          <w:delText>words</w:delText>
        </w:r>
      </w:del>
      <w:ins w:id="1357" w:author="Geoff Hook" w:date="2016-07-19T10:02:00Z">
        <w:r w:rsidR="0066681C">
          <w:t>words,</w:t>
        </w:r>
      </w:ins>
      <w:r>
        <w:t xml:space="preserve"> this is the sole task they perform. </w:t>
      </w:r>
      <w:r w:rsidRPr="000052D9">
        <w:t>Front Office</w:t>
      </w:r>
      <w:r>
        <w:t xml:space="preserve"> cannot perform 1</w:t>
      </w:r>
      <w:r w:rsidRPr="000052D9">
        <w:rPr>
          <w:vertAlign w:val="superscript"/>
        </w:rPr>
        <w:t>st</w:t>
      </w:r>
      <w:r>
        <w:t xml:space="preserve"> Level Technical support and so on.</w:t>
      </w:r>
    </w:p>
    <w:p w:rsidR="006D4477" w:rsidRDefault="006D4477" w:rsidP="006D4477">
      <w:pPr>
        <w:pStyle w:val="ListParagraph"/>
      </w:pPr>
    </w:p>
    <w:p w:rsidR="006D4477" w:rsidRDefault="00944DC9" w:rsidP="006D4477">
      <w:pPr>
        <w:pStyle w:val="ListParagraph"/>
      </w:pPr>
      <w:r w:rsidRPr="00944DC9">
        <w:t xml:space="preserve">As may be seen from the diagram, activities in the Customer pool are not modelled explicitly nor the number of customers specified during the simulation. This is a modelling choice to focus on the activity within the Support organisations. Instead of providing a full model we </w:t>
      </w:r>
      <w:r w:rsidR="006D4477" w:rsidRPr="00944DC9">
        <w:t>us</w:t>
      </w:r>
      <w:r w:rsidRPr="00944DC9">
        <w:t>e</w:t>
      </w:r>
      <w:r w:rsidR="006D4477" w:rsidRPr="00944DC9">
        <w:t xml:space="preserve"> control par</w:t>
      </w:r>
      <w:r w:rsidRPr="00944DC9">
        <w:t>ameters.</w:t>
      </w:r>
    </w:p>
    <w:p w:rsidR="002E6E56" w:rsidRDefault="002E6E56" w:rsidP="001F627A">
      <w:pPr>
        <w:ind w:left="405"/>
        <w:jc w:val="both"/>
      </w:pPr>
    </w:p>
    <w:p w:rsidR="00B163DA" w:rsidRDefault="00B163DA" w:rsidP="00B163DA">
      <w:pPr>
        <w:pStyle w:val="Heading3"/>
      </w:pPr>
      <w:bookmarkStart w:id="1358" w:name="_Toc463354092"/>
      <w:r w:rsidRPr="0017517F">
        <w:t>How the model provides for that data to be captured</w:t>
      </w:r>
      <w:bookmarkEnd w:id="1358"/>
    </w:p>
    <w:p w:rsidR="00B163DA" w:rsidRDefault="00B163DA" w:rsidP="00B163DA">
      <w:pPr>
        <w:spacing w:before="0" w:after="0"/>
      </w:pPr>
      <w:r>
        <w:t xml:space="preserve">As before, this scenario contains simulation parameters for activity durations and weightings of various flows from decision points please refer to previous examples on how those are stored in the simulation model. Here we will: </w:t>
      </w:r>
    </w:p>
    <w:p w:rsidR="007C0970" w:rsidRDefault="007C0970" w:rsidP="004F3213">
      <w:pPr>
        <w:pStyle w:val="Textbody"/>
        <w:numPr>
          <w:ilvl w:val="0"/>
          <w:numId w:val="12"/>
        </w:numPr>
      </w:pPr>
      <w:r>
        <w:t xml:space="preserve">Define calendars </w:t>
      </w:r>
    </w:p>
    <w:p w:rsidR="00B163DA" w:rsidRDefault="00B163DA" w:rsidP="004F3213">
      <w:pPr>
        <w:pStyle w:val="Textbody"/>
        <w:numPr>
          <w:ilvl w:val="0"/>
          <w:numId w:val="12"/>
        </w:numPr>
      </w:pPr>
      <w:r>
        <w:t>Add parameters controlling start events that each apply during a part of the day as defined in a calendar object.</w:t>
      </w:r>
    </w:p>
    <w:p w:rsidR="0096059D" w:rsidRDefault="00B163DA" w:rsidP="004F3213">
      <w:pPr>
        <w:pStyle w:val="Textbody"/>
        <w:numPr>
          <w:ilvl w:val="0"/>
          <w:numId w:val="12"/>
        </w:numPr>
      </w:pPr>
      <w:r>
        <w:t>Add parameters controlling the resources’ availability, also associated with calendar objects.</w:t>
      </w:r>
    </w:p>
    <w:p w:rsidR="00B163DA" w:rsidRDefault="0096059D" w:rsidP="004F3213">
      <w:pPr>
        <w:pStyle w:val="Textbody"/>
        <w:numPr>
          <w:ilvl w:val="0"/>
          <w:numId w:val="12"/>
        </w:numPr>
      </w:pPr>
      <w:r>
        <w:t xml:space="preserve">Add resource selection expressions to the activities. </w:t>
      </w:r>
      <w:r w:rsidR="00B163DA">
        <w:t xml:space="preserve"> </w:t>
      </w:r>
    </w:p>
    <w:p w:rsidR="00B163DA" w:rsidRDefault="00B163DA" w:rsidP="00B163DA">
      <w:pPr>
        <w:pStyle w:val="Textbody"/>
      </w:pPr>
      <w:r>
        <w:t xml:space="preserve">The complete solution is provided in the accompanying BPMN and XPDL files. </w:t>
      </w:r>
    </w:p>
    <w:p w:rsidR="006639E0" w:rsidRDefault="006639E0" w:rsidP="00B163DA">
      <w:pPr>
        <w:pStyle w:val="Heading4"/>
      </w:pPr>
      <w:bookmarkStart w:id="1359" w:name="_Toc463354093"/>
      <w:r>
        <w:t>Define Calendars for use by the scenario</w:t>
      </w:r>
      <w:bookmarkEnd w:id="1359"/>
      <w:r>
        <w:t xml:space="preserve"> </w:t>
      </w:r>
    </w:p>
    <w:p w:rsidR="006639E0" w:rsidRPr="006639E0" w:rsidRDefault="006639E0" w:rsidP="006639E0">
      <w:pPr>
        <w:pStyle w:val="Code"/>
        <w:rPr>
          <w:color w:val="FF0000"/>
        </w:rPr>
      </w:pPr>
      <w:r>
        <w:t xml:space="preserve">    </w:t>
      </w:r>
      <w:r w:rsidR="00F70EA0">
        <w:tab/>
      </w:r>
      <w:r w:rsidRPr="006C42D8">
        <w:t>&lt;</w:t>
      </w:r>
      <w:r>
        <w:t>bpsim:</w:t>
      </w:r>
      <w:r w:rsidRPr="006C42D8">
        <w:t>Scenario</w:t>
      </w:r>
      <w:r w:rsidRPr="0000771E">
        <w:rPr>
          <w:rFonts w:eastAsia="Times New Roman"/>
          <w:sz w:val="18"/>
          <w:szCs w:val="18"/>
          <w:lang w:val="en-GB" w:eastAsia="en-GB"/>
        </w:rPr>
        <w:t xml:space="preserve"> ...</w:t>
      </w:r>
      <w:r w:rsidRPr="006C42D8">
        <w:t xml:space="preserve"> &gt;</w:t>
      </w:r>
    </w:p>
    <w:p w:rsidR="006639E0" w:rsidRDefault="00395D4C" w:rsidP="00F70EA0">
      <w:pPr>
        <w:pStyle w:val="Code"/>
        <w:ind w:left="720" w:firstLine="720"/>
        <w:rPr>
          <w:rFonts w:eastAsia="Times New Roman"/>
          <w:lang w:val="en-GB" w:eastAsia="en-GB"/>
        </w:rPr>
      </w:pPr>
      <w:r w:rsidRPr="0000771E">
        <w:rPr>
          <w:rFonts w:eastAsia="Times New Roman"/>
          <w:lang w:val="en-GB" w:eastAsia="en-GB"/>
        </w:rPr>
        <w: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&lt;bpsim:Calendar id="C1" name="shift-6-9am"&gt;BEGIN:VCALENDAR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DTSTAMP:20121220T202424</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UID:1356035064823@localhost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DTSTART:20121220T060000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DTEND:20121220T090000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lastRenderedPageBreak/>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&lt;bpsim:Calendar id="C2" name="shift-9-noon"&gt;BEGIN:VCALENDAR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DTSTAMP:20121220T202500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UID:1356035100473@localhost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DTSTART:20121220T090000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DTEND:20121220T120000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&lt;bpsim:Calendar id="C3" name="shift-noon-3pm"&gt;BEGIN:VCALENDAR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DTSTAMP:20121220T202529</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UID:1356035129707@localhost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DTSTART:20121220T120000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DTEND:20121220T150000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&lt;bpsim:Calendar id="C4" name="shift-3-6pm"&gt;BEGIN:VCALENDAR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DTSTAMP:20121220T202631</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UID:1356035191095@localhost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DTSTART:20121220T150000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DTEND:20121220T180000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&lt;bpsim:Calendar id="C5" name="shift-6-10pm"&gt;BEGIN:VCALENDAR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DTSTAMP:20121220T202706</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UID:1356035226921@localhost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DTSTART:20121220T180000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DTEND:20121220T220000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&lt;bpsim:Calendar id="C6" name="shift-10-1am"&gt;BEGIN:VCALENDAR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DTSTAMP:20121220T202726</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UID:1356035246845@localhost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DTSTART:20121220T100000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lastRenderedPageBreak/>
        <w:t>DTEND:20121221T010000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Pr>
          <w:rFonts w:eastAsia="Times New Roman"/>
          <w:color w:val="FF0000"/>
          <w:lang w:val="en-GB" w:eastAsia="en-GB"/>
        </w:rPr>
        <w:t>&lt;</w:t>
      </w:r>
      <w:r w:rsidRPr="00380778">
        <w:rPr>
          <w:rFonts w:eastAsia="Times New Roman"/>
          <w:color w:val="FF0000"/>
          <w:lang w:val="en-GB" w:eastAsia="en-GB"/>
        </w:rPr>
        <w:t>bpsim:Calendar id="C7" name="shift-1-6am"&gt;BEGIN:VCALENDAR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DTSTAMP:20121220T202752</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UID:1356035272706@localhost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DTSTART:20121220T010000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DTEND:20121220T060000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&lt;bpsim:Calendar id="C8" name="shift-9am-10pm-weekdays"&gt;BEGIN:VCALENDAR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DTSTAMP:20121220T203015</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UID:1356035303891@localhost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DTSTART:20121220T090000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DTEND:20121220T220000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RRULE:FREQ=WEEKLY;BYDAY=MO,TU,WE,TH,FR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95D4C" w:rsidRDefault="00395D4C" w:rsidP="00380778">
      <w:pPr>
        <w:pStyle w:val="Code"/>
        <w:rPr>
          <w:rFonts w:eastAsia="Times New Roman"/>
          <w:lang w:val="en-GB" w:eastAsia="en-GB"/>
        </w:rPr>
      </w:pPr>
      <w:r w:rsidRPr="0000771E">
        <w:rPr>
          <w:rFonts w:eastAsia="Times New Roman"/>
          <w:lang w:val="en-GB" w:eastAsia="en-GB"/>
        </w:rPr>
        <w:t>...</w:t>
      </w:r>
    </w:p>
    <w:p w:rsidR="006639E0" w:rsidRPr="0096059D" w:rsidRDefault="00F70EA0" w:rsidP="0096059D">
      <w:pPr>
        <w:pStyle w:val="Code"/>
        <w:rPr>
          <w:rFonts w:eastAsia="Times New Roman"/>
          <w:color w:val="FF0000"/>
          <w:lang w:val="en-GB" w:eastAsia="en-GB"/>
        </w:rPr>
      </w:pPr>
      <w:r>
        <w:rPr>
          <w:rFonts w:eastAsia="Times New Roman"/>
          <w:color w:val="000000"/>
          <w:lang w:val="en-GB" w:eastAsia="en-GB"/>
        </w:rPr>
        <w:t xml:space="preserve"> </w:t>
      </w:r>
      <w:r>
        <w:rPr>
          <w:rFonts w:eastAsia="Times New Roman"/>
          <w:color w:val="000000"/>
          <w:lang w:val="en-GB" w:eastAsia="en-GB"/>
        </w:rPr>
        <w:tab/>
      </w:r>
      <w:r w:rsidR="00395D4C">
        <w:rPr>
          <w:rFonts w:eastAsia="Times New Roman"/>
          <w:color w:val="000000"/>
          <w:lang w:val="en-GB" w:eastAsia="en-GB"/>
        </w:rPr>
        <w:t>&lt;/bpsim:Scenario&gt;</w:t>
      </w:r>
    </w:p>
    <w:p w:rsidR="00B163DA" w:rsidRDefault="00380778" w:rsidP="00B163DA">
      <w:pPr>
        <w:pStyle w:val="Heading4"/>
      </w:pPr>
      <w:bookmarkStart w:id="1360" w:name="_Toc463354094"/>
      <w:r>
        <w:t xml:space="preserve">Add parameters controlling the resources’ availability </w:t>
      </w:r>
      <w:ins w:id="1361" w:author="Geoff Hook" w:date="2016-09-26T15:30:00Z">
        <w:r w:rsidR="00550E91">
          <w:t xml:space="preserve">and start </w:t>
        </w:r>
      </w:ins>
      <w:ins w:id="1362" w:author="Geoff Hook" w:date="2016-09-26T15:33:00Z">
        <w:r w:rsidR="00E5367F">
          <w:t xml:space="preserve">event </w:t>
        </w:r>
      </w:ins>
      <w:ins w:id="1363" w:author="Geoff Hook" w:date="2016-09-26T15:30:00Z">
        <w:r w:rsidR="00550E91">
          <w:t xml:space="preserve">inter trigger </w:t>
        </w:r>
      </w:ins>
      <w:r w:rsidR="00B163DA">
        <w:t xml:space="preserve">associated with </w:t>
      </w:r>
      <w:del w:id="1364" w:author="Geoff Hook" w:date="2016-09-26T15:33:00Z">
        <w:r w:rsidR="00B163DA" w:rsidDel="00E5367F">
          <w:delText xml:space="preserve">a </w:delText>
        </w:r>
      </w:del>
      <w:r w:rsidR="00B163DA">
        <w:t>calendar</w:t>
      </w:r>
      <w:ins w:id="1365" w:author="Geoff Hook" w:date="2016-09-26T15:33:00Z">
        <w:r w:rsidR="00E5367F">
          <w:t>s</w:t>
        </w:r>
      </w:ins>
      <w:bookmarkEnd w:id="1360"/>
    </w:p>
    <w:p w:rsidR="00B163DA" w:rsidRDefault="00B163DA" w:rsidP="00B163DA">
      <w:r>
        <w:t xml:space="preserve">Since this is the first time we have introduced different inter trigger times at different times of day, let’s look at how we associate each time parameter with a different calendar. </w:t>
      </w:r>
      <w:r w:rsidR="0096059D">
        <w:t xml:space="preserve">We will model the inter-trigger interval as constant within each period of the day. </w:t>
      </w:r>
      <w:ins w:id="1366" w:author="Geoff Hook" w:date="2016-09-26T15:38:00Z">
        <w:r w:rsidR="00525F47">
          <w:t xml:space="preserve"> In </w:t>
        </w:r>
      </w:ins>
      <w:ins w:id="1367" w:author="Geoff Hook" w:date="2016-10-04T14:02:00Z">
        <w:r w:rsidR="008802FA">
          <w:t>addition,</w:t>
        </w:r>
      </w:ins>
      <w:ins w:id="1368" w:author="Geoff Hook" w:date="2016-09-26T15:38:00Z">
        <w:r w:rsidR="00525F47">
          <w:t xml:space="preserve"> we set the quantity of resources by calendar.</w:t>
        </w:r>
      </w:ins>
    </w:p>
    <w:p w:rsidR="00B163DA" w:rsidRPr="00A118E0" w:rsidRDefault="00B163DA">
      <w:pPr>
        <w:pStyle w:val="Code"/>
        <w:rPr>
          <w:ins w:id="1369" w:author="Geoff Hook" w:date="2016-09-26T15:39:00Z"/>
        </w:rPr>
      </w:pPr>
      <w:r w:rsidRPr="00A118E0">
        <w:t xml:space="preserve">    &lt;bpsim:Scenario</w:t>
      </w:r>
      <w:r w:rsidRPr="00A118E0">
        <w:rPr>
          <w:rPrChange w:id="1370" w:author="Geoff Hook" w:date="2016-09-26T16:26:00Z">
            <w:rPr>
              <w:rFonts w:eastAsia="Times New Roman"/>
              <w:sz w:val="18"/>
              <w:szCs w:val="18"/>
              <w:lang w:val="en-GB" w:eastAsia="en-GB"/>
            </w:rPr>
          </w:rPrChange>
        </w:rPr>
        <w:t xml:space="preserve"> ...</w:t>
      </w:r>
      <w:r w:rsidRPr="00A118E0">
        <w:t xml:space="preserve"> &gt;</w:t>
      </w:r>
    </w:p>
    <w:p w:rsidR="00525F47" w:rsidRPr="00A118E0" w:rsidRDefault="00525F47">
      <w:pPr>
        <w:pStyle w:val="Code"/>
        <w:rPr>
          <w:ins w:id="1371" w:author="Geoff Hook" w:date="2016-09-26T15:39:00Z"/>
        </w:rPr>
      </w:pPr>
      <w:ins w:id="1372" w:author="Geoff Hook" w:date="2016-09-26T15:40:00Z">
        <w:r w:rsidRPr="00A118E0">
          <w:t xml:space="preserve">     </w:t>
        </w:r>
      </w:ins>
      <w:ins w:id="1373" w:author="Geoff Hook" w:date="2016-09-26T15:39:00Z">
        <w:r w:rsidRPr="00A118E0">
          <w:t>...</w:t>
        </w:r>
      </w:ins>
    </w:p>
    <w:p w:rsidR="00525F47" w:rsidRPr="00A118E0" w:rsidRDefault="00525F47">
      <w:pPr>
        <w:pStyle w:val="Code"/>
        <w:rPr>
          <w:ins w:id="1374" w:author="Geoff Hook" w:date="2016-09-26T15:39:00Z"/>
        </w:rPr>
      </w:pPr>
      <w:ins w:id="1375" w:author="Geoff Hook" w:date="2016-09-26T15:40:00Z">
        <w:r w:rsidRPr="00A118E0">
          <w:t xml:space="preserve">     </w:t>
        </w:r>
      </w:ins>
      <w:ins w:id="1376" w:author="Geoff Hook" w:date="2016-09-26T15:39:00Z">
        <w:r w:rsidRPr="00A118E0">
          <w:t>&lt;bpsim:ElementParameters elementRef="_10-42"&gt;</w:t>
        </w:r>
      </w:ins>
    </w:p>
    <w:p w:rsidR="00525F47" w:rsidRPr="00A118E0" w:rsidRDefault="00525F47">
      <w:pPr>
        <w:pStyle w:val="Code"/>
        <w:rPr>
          <w:ins w:id="1377" w:author="Geoff Hook" w:date="2016-09-26T15:39:00Z"/>
        </w:rPr>
      </w:pPr>
      <w:ins w:id="1378" w:author="Geoff Hook" w:date="2016-09-26T15:39:00Z">
        <w:r w:rsidRPr="00A118E0">
          <w:t xml:space="preserve">  </w:t>
        </w:r>
      </w:ins>
      <w:ins w:id="1379" w:author="Geoff Hook" w:date="2016-09-26T15:40:00Z">
        <w:r w:rsidRPr="00A118E0">
          <w:t xml:space="preserve">     </w:t>
        </w:r>
      </w:ins>
      <w:ins w:id="1380" w:author="Geoff Hook" w:date="2016-09-26T15:39:00Z">
        <w:r w:rsidRPr="00A118E0">
          <w:t>&lt;bpsim:ControlParameters&gt;</w:t>
        </w:r>
      </w:ins>
    </w:p>
    <w:p w:rsidR="00525F47" w:rsidRPr="00A118E0" w:rsidRDefault="00525F47">
      <w:pPr>
        <w:pStyle w:val="Code"/>
        <w:rPr>
          <w:ins w:id="1381" w:author="Geoff Hook" w:date="2016-09-26T15:39:00Z"/>
          <w:color w:val="FF0000"/>
          <w:rPrChange w:id="1382" w:author="Geoff Hook" w:date="2016-09-26T16:26:00Z">
            <w:rPr>
              <w:ins w:id="1383" w:author="Geoff Hook" w:date="2016-09-26T15:39:00Z"/>
            </w:rPr>
          </w:rPrChange>
        </w:rPr>
      </w:pPr>
      <w:ins w:id="1384" w:author="Geoff Hook" w:date="2016-09-26T15:39:00Z">
        <w:r w:rsidRPr="00A118E0">
          <w:t xml:space="preserve">    </w:t>
        </w:r>
      </w:ins>
      <w:ins w:id="1385" w:author="Geoff Hook" w:date="2016-09-26T15:40:00Z">
        <w:r w:rsidRPr="00A118E0">
          <w:t xml:space="preserve">     </w:t>
        </w:r>
      </w:ins>
      <w:ins w:id="1386" w:author="Geoff Hook" w:date="2016-09-26T15:39:00Z">
        <w:r w:rsidRPr="00A118E0">
          <w:rPr>
            <w:color w:val="FF0000"/>
            <w:rPrChange w:id="1387" w:author="Geoff Hook" w:date="2016-09-26T16:26:00Z">
              <w:rPr/>
            </w:rPrChange>
          </w:rPr>
          <w:t>&lt;bpsim:InterTriggerTimer&gt;</w:t>
        </w:r>
      </w:ins>
    </w:p>
    <w:p w:rsidR="00525F47" w:rsidRPr="00A118E0" w:rsidRDefault="00525F47">
      <w:pPr>
        <w:pStyle w:val="Code"/>
        <w:rPr>
          <w:ins w:id="1388" w:author="Geoff Hook" w:date="2016-09-26T15:39:00Z"/>
          <w:color w:val="FF0000"/>
          <w:rPrChange w:id="1389" w:author="Geoff Hook" w:date="2016-09-26T16:26:00Z">
            <w:rPr>
              <w:ins w:id="1390" w:author="Geoff Hook" w:date="2016-09-26T15:39:00Z"/>
            </w:rPr>
          </w:rPrChange>
        </w:rPr>
      </w:pPr>
      <w:ins w:id="1391" w:author="Geoff Hook" w:date="2016-09-26T15:39:00Z">
        <w:r w:rsidRPr="00A118E0">
          <w:rPr>
            <w:color w:val="FF0000"/>
            <w:rPrChange w:id="1392" w:author="Geoff Hook" w:date="2016-09-26T16:26:00Z">
              <w:rPr/>
            </w:rPrChange>
          </w:rPr>
          <w:t xml:space="preserve">      </w:t>
        </w:r>
      </w:ins>
      <w:ins w:id="1393" w:author="Geoff Hook" w:date="2016-09-26T15:40:00Z">
        <w:r w:rsidRPr="00A118E0">
          <w:rPr>
            <w:color w:val="FF0000"/>
            <w:rPrChange w:id="1394" w:author="Geoff Hook" w:date="2016-09-26T16:26:00Z">
              <w:rPr/>
            </w:rPrChange>
          </w:rPr>
          <w:tab/>
        </w:r>
      </w:ins>
      <w:ins w:id="1395" w:author="Geoff Hook" w:date="2016-09-26T15:39:00Z">
        <w:r w:rsidRPr="00A118E0">
          <w:rPr>
            <w:color w:val="FF0000"/>
            <w:rPrChange w:id="1396" w:author="Geoff Hook" w:date="2016-09-26T16:26:00Z">
              <w:rPr/>
            </w:rPrChange>
          </w:rPr>
          <w:t>&lt;!-- 170 tokens / hour --&gt;</w:t>
        </w:r>
      </w:ins>
    </w:p>
    <w:p w:rsidR="00525F47" w:rsidRPr="00A118E0" w:rsidRDefault="00525F47">
      <w:pPr>
        <w:pStyle w:val="Code"/>
        <w:rPr>
          <w:ins w:id="1397" w:author="Geoff Hook" w:date="2016-09-26T15:39:00Z"/>
          <w:color w:val="FF0000"/>
          <w:rPrChange w:id="1398" w:author="Geoff Hook" w:date="2016-09-26T16:26:00Z">
            <w:rPr>
              <w:ins w:id="1399" w:author="Geoff Hook" w:date="2016-09-26T15:39:00Z"/>
            </w:rPr>
          </w:rPrChange>
        </w:rPr>
      </w:pPr>
      <w:ins w:id="1400" w:author="Geoff Hook" w:date="2016-09-26T15:39:00Z">
        <w:r w:rsidRPr="00A118E0">
          <w:rPr>
            <w:color w:val="FF0000"/>
            <w:rPrChange w:id="1401" w:author="Geoff Hook" w:date="2016-09-26T16:26:00Z">
              <w:rPr/>
            </w:rPrChange>
          </w:rPr>
          <w:t xml:space="preserve">      </w:t>
        </w:r>
      </w:ins>
      <w:ins w:id="1402" w:author="Geoff Hook" w:date="2016-09-26T15:40:00Z">
        <w:r w:rsidRPr="00A118E0">
          <w:rPr>
            <w:color w:val="FF0000"/>
            <w:rPrChange w:id="1403" w:author="Geoff Hook" w:date="2016-09-26T16:26:00Z">
              <w:rPr/>
            </w:rPrChange>
          </w:rPr>
          <w:tab/>
        </w:r>
      </w:ins>
      <w:ins w:id="1404" w:author="Geoff Hook" w:date="2016-09-26T15:39:00Z">
        <w:r w:rsidRPr="00A118E0">
          <w:rPr>
            <w:color w:val="FF0000"/>
            <w:rPrChange w:id="1405" w:author="Geoff Hook" w:date="2016-09-26T16:26:00Z">
              <w:rPr/>
            </w:rPrChange>
          </w:rPr>
          <w:t>&lt;bpsim:FloatingParameter value="0.35" validFor="C1"/&gt;</w:t>
        </w:r>
      </w:ins>
    </w:p>
    <w:p w:rsidR="00525F47" w:rsidRPr="00A118E0" w:rsidRDefault="00525F47">
      <w:pPr>
        <w:pStyle w:val="Code"/>
        <w:rPr>
          <w:ins w:id="1406" w:author="Geoff Hook" w:date="2016-09-26T15:39:00Z"/>
          <w:color w:val="FF0000"/>
          <w:rPrChange w:id="1407" w:author="Geoff Hook" w:date="2016-09-26T16:26:00Z">
            <w:rPr>
              <w:ins w:id="1408" w:author="Geoff Hook" w:date="2016-09-26T15:39:00Z"/>
            </w:rPr>
          </w:rPrChange>
        </w:rPr>
      </w:pPr>
      <w:ins w:id="1409" w:author="Geoff Hook" w:date="2016-09-26T15:39:00Z">
        <w:r w:rsidRPr="00A118E0">
          <w:rPr>
            <w:color w:val="FF0000"/>
            <w:rPrChange w:id="1410" w:author="Geoff Hook" w:date="2016-09-26T16:26:00Z">
              <w:rPr/>
            </w:rPrChange>
          </w:rPr>
          <w:t xml:space="preserve">      </w:t>
        </w:r>
      </w:ins>
      <w:ins w:id="1411" w:author="Geoff Hook" w:date="2016-09-26T15:40:00Z">
        <w:r w:rsidRPr="00A118E0">
          <w:rPr>
            <w:color w:val="FF0000"/>
            <w:rPrChange w:id="1412" w:author="Geoff Hook" w:date="2016-09-26T16:26:00Z">
              <w:rPr/>
            </w:rPrChange>
          </w:rPr>
          <w:tab/>
        </w:r>
      </w:ins>
      <w:ins w:id="1413" w:author="Geoff Hook" w:date="2016-09-26T15:39:00Z">
        <w:r w:rsidRPr="00A118E0">
          <w:rPr>
            <w:color w:val="FF0000"/>
            <w:rPrChange w:id="1414" w:author="Geoff Hook" w:date="2016-09-26T16:26:00Z">
              <w:rPr/>
            </w:rPrChange>
          </w:rPr>
          <w:t>&lt;!-- 70 tokens / hour --&gt;</w:t>
        </w:r>
      </w:ins>
    </w:p>
    <w:p w:rsidR="00525F47" w:rsidRPr="00A118E0" w:rsidRDefault="00525F47">
      <w:pPr>
        <w:pStyle w:val="Code"/>
        <w:rPr>
          <w:ins w:id="1415" w:author="Geoff Hook" w:date="2016-09-26T15:39:00Z"/>
          <w:color w:val="FF0000"/>
          <w:rPrChange w:id="1416" w:author="Geoff Hook" w:date="2016-09-26T16:26:00Z">
            <w:rPr>
              <w:ins w:id="1417" w:author="Geoff Hook" w:date="2016-09-26T15:39:00Z"/>
            </w:rPr>
          </w:rPrChange>
        </w:rPr>
      </w:pPr>
      <w:ins w:id="1418" w:author="Geoff Hook" w:date="2016-09-26T15:39:00Z">
        <w:r w:rsidRPr="00A118E0">
          <w:rPr>
            <w:color w:val="FF0000"/>
            <w:rPrChange w:id="1419" w:author="Geoff Hook" w:date="2016-09-26T16:26:00Z">
              <w:rPr/>
            </w:rPrChange>
          </w:rPr>
          <w:t xml:space="preserve">      </w:t>
        </w:r>
      </w:ins>
      <w:ins w:id="1420" w:author="Geoff Hook" w:date="2016-09-26T15:40:00Z">
        <w:r w:rsidRPr="00A118E0">
          <w:rPr>
            <w:color w:val="FF0000"/>
            <w:rPrChange w:id="1421" w:author="Geoff Hook" w:date="2016-09-26T16:26:00Z">
              <w:rPr/>
            </w:rPrChange>
          </w:rPr>
          <w:tab/>
        </w:r>
      </w:ins>
      <w:ins w:id="1422" w:author="Geoff Hook" w:date="2016-09-26T15:39:00Z">
        <w:r w:rsidRPr="00A118E0">
          <w:rPr>
            <w:color w:val="FF0000"/>
            <w:rPrChange w:id="1423" w:author="Geoff Hook" w:date="2016-09-26T16:26:00Z">
              <w:rPr/>
            </w:rPrChange>
          </w:rPr>
          <w:t>&lt;bpsim:FloatingParameter value="0.86" validFor="C2"/&gt;</w:t>
        </w:r>
      </w:ins>
    </w:p>
    <w:p w:rsidR="00525F47" w:rsidRPr="00A118E0" w:rsidRDefault="00525F47">
      <w:pPr>
        <w:pStyle w:val="Code"/>
        <w:rPr>
          <w:ins w:id="1424" w:author="Geoff Hook" w:date="2016-09-26T15:39:00Z"/>
          <w:color w:val="FF0000"/>
          <w:rPrChange w:id="1425" w:author="Geoff Hook" w:date="2016-09-26T16:26:00Z">
            <w:rPr>
              <w:ins w:id="1426" w:author="Geoff Hook" w:date="2016-09-26T15:39:00Z"/>
            </w:rPr>
          </w:rPrChange>
        </w:rPr>
      </w:pPr>
      <w:ins w:id="1427" w:author="Geoff Hook" w:date="2016-09-26T15:39:00Z">
        <w:r w:rsidRPr="00A118E0">
          <w:rPr>
            <w:color w:val="FF0000"/>
            <w:rPrChange w:id="1428" w:author="Geoff Hook" w:date="2016-09-26T16:26:00Z">
              <w:rPr/>
            </w:rPrChange>
          </w:rPr>
          <w:t xml:space="preserve">      </w:t>
        </w:r>
      </w:ins>
      <w:ins w:id="1429" w:author="Geoff Hook" w:date="2016-09-26T15:41:00Z">
        <w:r w:rsidRPr="00A118E0">
          <w:rPr>
            <w:color w:val="FF0000"/>
            <w:rPrChange w:id="1430" w:author="Geoff Hook" w:date="2016-09-26T16:26:00Z">
              <w:rPr/>
            </w:rPrChange>
          </w:rPr>
          <w:tab/>
        </w:r>
      </w:ins>
      <w:ins w:id="1431" w:author="Geoff Hook" w:date="2016-09-26T15:39:00Z">
        <w:r w:rsidRPr="00A118E0">
          <w:rPr>
            <w:color w:val="FF0000"/>
            <w:rPrChange w:id="1432" w:author="Geoff Hook" w:date="2016-09-26T16:26:00Z">
              <w:rPr/>
            </w:rPrChange>
          </w:rPr>
          <w:t>&lt;!-- 110 tokens / hour --&gt;</w:t>
        </w:r>
      </w:ins>
    </w:p>
    <w:p w:rsidR="00525F47" w:rsidRPr="00A118E0" w:rsidRDefault="00525F47">
      <w:pPr>
        <w:pStyle w:val="Code"/>
        <w:rPr>
          <w:ins w:id="1433" w:author="Geoff Hook" w:date="2016-09-26T15:39:00Z"/>
          <w:color w:val="FF0000"/>
          <w:rPrChange w:id="1434" w:author="Geoff Hook" w:date="2016-09-26T16:26:00Z">
            <w:rPr>
              <w:ins w:id="1435" w:author="Geoff Hook" w:date="2016-09-26T15:39:00Z"/>
            </w:rPr>
          </w:rPrChange>
        </w:rPr>
      </w:pPr>
      <w:ins w:id="1436" w:author="Geoff Hook" w:date="2016-09-26T15:39:00Z">
        <w:r w:rsidRPr="00A118E0">
          <w:rPr>
            <w:color w:val="FF0000"/>
            <w:rPrChange w:id="1437" w:author="Geoff Hook" w:date="2016-09-26T16:26:00Z">
              <w:rPr/>
            </w:rPrChange>
          </w:rPr>
          <w:t xml:space="preserve">      </w:t>
        </w:r>
      </w:ins>
      <w:ins w:id="1438" w:author="Geoff Hook" w:date="2016-09-26T15:41:00Z">
        <w:r w:rsidRPr="00A118E0">
          <w:rPr>
            <w:color w:val="FF0000"/>
            <w:rPrChange w:id="1439" w:author="Geoff Hook" w:date="2016-09-26T16:26:00Z">
              <w:rPr/>
            </w:rPrChange>
          </w:rPr>
          <w:tab/>
        </w:r>
      </w:ins>
      <w:ins w:id="1440" w:author="Geoff Hook" w:date="2016-09-26T15:39:00Z">
        <w:r w:rsidRPr="00A118E0">
          <w:rPr>
            <w:color w:val="FF0000"/>
            <w:rPrChange w:id="1441" w:author="Geoff Hook" w:date="2016-09-26T16:26:00Z">
              <w:rPr/>
            </w:rPrChange>
          </w:rPr>
          <w:t>&lt;bpsim:FloatingParameter value="0.55" validFor="C3"/&gt;</w:t>
        </w:r>
      </w:ins>
    </w:p>
    <w:p w:rsidR="00525F47" w:rsidRPr="00A118E0" w:rsidRDefault="00525F47">
      <w:pPr>
        <w:pStyle w:val="Code"/>
        <w:rPr>
          <w:ins w:id="1442" w:author="Geoff Hook" w:date="2016-09-26T15:39:00Z"/>
          <w:color w:val="FF0000"/>
          <w:rPrChange w:id="1443" w:author="Geoff Hook" w:date="2016-09-26T16:26:00Z">
            <w:rPr>
              <w:ins w:id="1444" w:author="Geoff Hook" w:date="2016-09-26T15:39:00Z"/>
            </w:rPr>
          </w:rPrChange>
        </w:rPr>
      </w:pPr>
      <w:ins w:id="1445" w:author="Geoff Hook" w:date="2016-09-26T15:39:00Z">
        <w:r w:rsidRPr="00A118E0">
          <w:rPr>
            <w:color w:val="FF0000"/>
            <w:rPrChange w:id="1446" w:author="Geoff Hook" w:date="2016-09-26T16:26:00Z">
              <w:rPr/>
            </w:rPrChange>
          </w:rPr>
          <w:t xml:space="preserve">      </w:t>
        </w:r>
      </w:ins>
      <w:ins w:id="1447" w:author="Geoff Hook" w:date="2016-09-26T15:41:00Z">
        <w:r w:rsidRPr="00A118E0">
          <w:rPr>
            <w:color w:val="FF0000"/>
            <w:rPrChange w:id="1448" w:author="Geoff Hook" w:date="2016-09-26T16:26:00Z">
              <w:rPr/>
            </w:rPrChange>
          </w:rPr>
          <w:tab/>
        </w:r>
      </w:ins>
      <w:ins w:id="1449" w:author="Geoff Hook" w:date="2016-09-26T15:39:00Z">
        <w:r w:rsidRPr="00A118E0">
          <w:rPr>
            <w:color w:val="FF0000"/>
            <w:rPrChange w:id="1450" w:author="Geoff Hook" w:date="2016-09-26T16:26:00Z">
              <w:rPr/>
            </w:rPrChange>
          </w:rPr>
          <w:t>&lt;!-- 60 tokens / hour --&gt;</w:t>
        </w:r>
      </w:ins>
    </w:p>
    <w:p w:rsidR="00525F47" w:rsidRPr="00A118E0" w:rsidRDefault="00525F47">
      <w:pPr>
        <w:pStyle w:val="Code"/>
        <w:rPr>
          <w:ins w:id="1451" w:author="Geoff Hook" w:date="2016-09-26T15:39:00Z"/>
          <w:color w:val="FF0000"/>
          <w:rPrChange w:id="1452" w:author="Geoff Hook" w:date="2016-09-26T16:26:00Z">
            <w:rPr>
              <w:ins w:id="1453" w:author="Geoff Hook" w:date="2016-09-26T15:39:00Z"/>
            </w:rPr>
          </w:rPrChange>
        </w:rPr>
      </w:pPr>
      <w:ins w:id="1454" w:author="Geoff Hook" w:date="2016-09-26T15:39:00Z">
        <w:r w:rsidRPr="00A118E0">
          <w:rPr>
            <w:color w:val="FF0000"/>
            <w:rPrChange w:id="1455" w:author="Geoff Hook" w:date="2016-09-26T16:26:00Z">
              <w:rPr/>
            </w:rPrChange>
          </w:rPr>
          <w:t xml:space="preserve">      </w:t>
        </w:r>
      </w:ins>
      <w:ins w:id="1456" w:author="Geoff Hook" w:date="2016-09-26T15:41:00Z">
        <w:r w:rsidRPr="00A118E0">
          <w:rPr>
            <w:color w:val="FF0000"/>
            <w:rPrChange w:id="1457" w:author="Geoff Hook" w:date="2016-09-26T16:26:00Z">
              <w:rPr/>
            </w:rPrChange>
          </w:rPr>
          <w:tab/>
        </w:r>
      </w:ins>
      <w:ins w:id="1458" w:author="Geoff Hook" w:date="2016-09-26T15:39:00Z">
        <w:r w:rsidRPr="00A118E0">
          <w:rPr>
            <w:color w:val="FF0000"/>
            <w:rPrChange w:id="1459" w:author="Geoff Hook" w:date="2016-09-26T16:26:00Z">
              <w:rPr/>
            </w:rPrChange>
          </w:rPr>
          <w:t>&lt;bpsim:FloatingParameter value="1.0" validFor="C4"/&gt;</w:t>
        </w:r>
      </w:ins>
    </w:p>
    <w:p w:rsidR="00525F47" w:rsidRPr="00A118E0" w:rsidRDefault="00525F47">
      <w:pPr>
        <w:pStyle w:val="Code"/>
        <w:rPr>
          <w:ins w:id="1460" w:author="Geoff Hook" w:date="2016-09-26T15:39:00Z"/>
          <w:color w:val="FF0000"/>
          <w:rPrChange w:id="1461" w:author="Geoff Hook" w:date="2016-09-26T16:26:00Z">
            <w:rPr>
              <w:ins w:id="1462" w:author="Geoff Hook" w:date="2016-09-26T15:39:00Z"/>
            </w:rPr>
          </w:rPrChange>
        </w:rPr>
      </w:pPr>
      <w:ins w:id="1463" w:author="Geoff Hook" w:date="2016-09-26T15:39:00Z">
        <w:r w:rsidRPr="00A118E0">
          <w:rPr>
            <w:color w:val="FF0000"/>
            <w:rPrChange w:id="1464" w:author="Geoff Hook" w:date="2016-09-26T16:26:00Z">
              <w:rPr/>
            </w:rPrChange>
          </w:rPr>
          <w:t xml:space="preserve">      </w:t>
        </w:r>
      </w:ins>
      <w:ins w:id="1465" w:author="Geoff Hook" w:date="2016-09-26T15:41:00Z">
        <w:r w:rsidRPr="00A118E0">
          <w:rPr>
            <w:color w:val="FF0000"/>
            <w:rPrChange w:id="1466" w:author="Geoff Hook" w:date="2016-09-26T16:26:00Z">
              <w:rPr/>
            </w:rPrChange>
          </w:rPr>
          <w:tab/>
        </w:r>
      </w:ins>
      <w:ins w:id="1467" w:author="Geoff Hook" w:date="2016-09-26T15:39:00Z">
        <w:r w:rsidRPr="00A118E0">
          <w:rPr>
            <w:color w:val="FF0000"/>
            <w:rPrChange w:id="1468" w:author="Geoff Hook" w:date="2016-09-26T16:26:00Z">
              <w:rPr/>
            </w:rPrChange>
          </w:rPr>
          <w:t>&lt;!-- 140 tokens / hour --&gt;</w:t>
        </w:r>
      </w:ins>
    </w:p>
    <w:p w:rsidR="00525F47" w:rsidRPr="00A118E0" w:rsidRDefault="00525F47">
      <w:pPr>
        <w:pStyle w:val="Code"/>
        <w:rPr>
          <w:ins w:id="1469" w:author="Geoff Hook" w:date="2016-09-26T15:39:00Z"/>
          <w:color w:val="FF0000"/>
          <w:rPrChange w:id="1470" w:author="Geoff Hook" w:date="2016-09-26T16:26:00Z">
            <w:rPr>
              <w:ins w:id="1471" w:author="Geoff Hook" w:date="2016-09-26T15:39:00Z"/>
            </w:rPr>
          </w:rPrChange>
        </w:rPr>
      </w:pPr>
      <w:ins w:id="1472" w:author="Geoff Hook" w:date="2016-09-26T15:39:00Z">
        <w:r w:rsidRPr="00A118E0">
          <w:rPr>
            <w:color w:val="FF0000"/>
            <w:rPrChange w:id="1473" w:author="Geoff Hook" w:date="2016-09-26T16:26:00Z">
              <w:rPr/>
            </w:rPrChange>
          </w:rPr>
          <w:t xml:space="preserve">      </w:t>
        </w:r>
      </w:ins>
      <w:ins w:id="1474" w:author="Geoff Hook" w:date="2016-09-26T15:41:00Z">
        <w:r w:rsidRPr="00A118E0">
          <w:rPr>
            <w:color w:val="FF0000"/>
            <w:rPrChange w:id="1475" w:author="Geoff Hook" w:date="2016-09-26T16:26:00Z">
              <w:rPr/>
            </w:rPrChange>
          </w:rPr>
          <w:tab/>
        </w:r>
      </w:ins>
      <w:ins w:id="1476" w:author="Geoff Hook" w:date="2016-09-26T15:39:00Z">
        <w:r w:rsidRPr="00A118E0">
          <w:rPr>
            <w:color w:val="FF0000"/>
            <w:rPrChange w:id="1477" w:author="Geoff Hook" w:date="2016-09-26T16:26:00Z">
              <w:rPr/>
            </w:rPrChange>
          </w:rPr>
          <w:t>&lt;bpsim:FloatingParameter value="0.43" validFor="C5"/&gt;</w:t>
        </w:r>
      </w:ins>
    </w:p>
    <w:p w:rsidR="00525F47" w:rsidRPr="00A118E0" w:rsidRDefault="00525F47">
      <w:pPr>
        <w:pStyle w:val="Code"/>
        <w:rPr>
          <w:ins w:id="1478" w:author="Geoff Hook" w:date="2016-09-26T15:39:00Z"/>
          <w:color w:val="FF0000"/>
          <w:rPrChange w:id="1479" w:author="Geoff Hook" w:date="2016-09-26T16:26:00Z">
            <w:rPr>
              <w:ins w:id="1480" w:author="Geoff Hook" w:date="2016-09-26T15:39:00Z"/>
            </w:rPr>
          </w:rPrChange>
        </w:rPr>
      </w:pPr>
      <w:ins w:id="1481" w:author="Geoff Hook" w:date="2016-09-26T15:39:00Z">
        <w:r w:rsidRPr="00A118E0">
          <w:rPr>
            <w:color w:val="FF0000"/>
            <w:rPrChange w:id="1482" w:author="Geoff Hook" w:date="2016-09-26T16:26:00Z">
              <w:rPr/>
            </w:rPrChange>
          </w:rPr>
          <w:lastRenderedPageBreak/>
          <w:t xml:space="preserve">      </w:t>
        </w:r>
      </w:ins>
      <w:ins w:id="1483" w:author="Geoff Hook" w:date="2016-09-26T15:41:00Z">
        <w:r w:rsidRPr="00A118E0">
          <w:rPr>
            <w:color w:val="FF0000"/>
            <w:rPrChange w:id="1484" w:author="Geoff Hook" w:date="2016-09-26T16:26:00Z">
              <w:rPr/>
            </w:rPrChange>
          </w:rPr>
          <w:tab/>
        </w:r>
      </w:ins>
      <w:ins w:id="1485" w:author="Geoff Hook" w:date="2016-09-26T15:39:00Z">
        <w:r w:rsidRPr="00A118E0">
          <w:rPr>
            <w:color w:val="FF0000"/>
            <w:rPrChange w:id="1486" w:author="Geoff Hook" w:date="2016-09-26T16:26:00Z">
              <w:rPr/>
            </w:rPrChange>
          </w:rPr>
          <w:t>&lt;!-- 90 tokens / hour --&gt;</w:t>
        </w:r>
      </w:ins>
    </w:p>
    <w:p w:rsidR="00525F47" w:rsidRPr="00A118E0" w:rsidRDefault="00525F47">
      <w:pPr>
        <w:pStyle w:val="Code"/>
        <w:rPr>
          <w:ins w:id="1487" w:author="Geoff Hook" w:date="2016-09-26T15:39:00Z"/>
          <w:color w:val="FF0000"/>
          <w:rPrChange w:id="1488" w:author="Geoff Hook" w:date="2016-09-26T16:26:00Z">
            <w:rPr>
              <w:ins w:id="1489" w:author="Geoff Hook" w:date="2016-09-26T15:39:00Z"/>
            </w:rPr>
          </w:rPrChange>
        </w:rPr>
      </w:pPr>
      <w:ins w:id="1490" w:author="Geoff Hook" w:date="2016-09-26T15:39:00Z">
        <w:r w:rsidRPr="00A118E0">
          <w:rPr>
            <w:color w:val="FF0000"/>
            <w:rPrChange w:id="1491" w:author="Geoff Hook" w:date="2016-09-26T16:26:00Z">
              <w:rPr/>
            </w:rPrChange>
          </w:rPr>
          <w:t xml:space="preserve">      </w:t>
        </w:r>
      </w:ins>
      <w:ins w:id="1492" w:author="Geoff Hook" w:date="2016-09-26T15:41:00Z">
        <w:r w:rsidRPr="00A118E0">
          <w:rPr>
            <w:color w:val="FF0000"/>
            <w:rPrChange w:id="1493" w:author="Geoff Hook" w:date="2016-09-26T16:26:00Z">
              <w:rPr/>
            </w:rPrChange>
          </w:rPr>
          <w:tab/>
        </w:r>
      </w:ins>
      <w:ins w:id="1494" w:author="Geoff Hook" w:date="2016-09-26T15:39:00Z">
        <w:r w:rsidRPr="00A118E0">
          <w:rPr>
            <w:color w:val="FF0000"/>
            <w:rPrChange w:id="1495" w:author="Geoff Hook" w:date="2016-09-26T16:26:00Z">
              <w:rPr/>
            </w:rPrChange>
          </w:rPr>
          <w:t>&lt;bpsim:FloatingParameter value="0.67" validFor="C6"/&gt;</w:t>
        </w:r>
      </w:ins>
    </w:p>
    <w:p w:rsidR="00525F47" w:rsidRPr="00A118E0" w:rsidRDefault="00525F47">
      <w:pPr>
        <w:pStyle w:val="Code"/>
        <w:rPr>
          <w:ins w:id="1496" w:author="Geoff Hook" w:date="2016-09-26T15:39:00Z"/>
          <w:color w:val="FF0000"/>
          <w:rPrChange w:id="1497" w:author="Geoff Hook" w:date="2016-09-26T16:26:00Z">
            <w:rPr>
              <w:ins w:id="1498" w:author="Geoff Hook" w:date="2016-09-26T15:39:00Z"/>
            </w:rPr>
          </w:rPrChange>
        </w:rPr>
      </w:pPr>
      <w:ins w:id="1499" w:author="Geoff Hook" w:date="2016-09-26T15:39:00Z">
        <w:r w:rsidRPr="00A118E0">
          <w:rPr>
            <w:color w:val="FF0000"/>
            <w:rPrChange w:id="1500" w:author="Geoff Hook" w:date="2016-09-26T16:26:00Z">
              <w:rPr/>
            </w:rPrChange>
          </w:rPr>
          <w:t xml:space="preserve">      </w:t>
        </w:r>
      </w:ins>
      <w:ins w:id="1501" w:author="Geoff Hook" w:date="2016-09-26T15:41:00Z">
        <w:r w:rsidRPr="00A118E0">
          <w:rPr>
            <w:color w:val="FF0000"/>
            <w:rPrChange w:id="1502" w:author="Geoff Hook" w:date="2016-09-26T16:26:00Z">
              <w:rPr/>
            </w:rPrChange>
          </w:rPr>
          <w:tab/>
        </w:r>
      </w:ins>
      <w:ins w:id="1503" w:author="Geoff Hook" w:date="2016-09-26T15:39:00Z">
        <w:r w:rsidRPr="00A118E0">
          <w:rPr>
            <w:color w:val="FF0000"/>
            <w:rPrChange w:id="1504" w:author="Geoff Hook" w:date="2016-09-26T16:26:00Z">
              <w:rPr/>
            </w:rPrChange>
          </w:rPr>
          <w:t>&lt;!-- 30 tokens / hour --&gt;</w:t>
        </w:r>
      </w:ins>
    </w:p>
    <w:p w:rsidR="00525F47" w:rsidRPr="00A118E0" w:rsidRDefault="00525F47">
      <w:pPr>
        <w:pStyle w:val="Code"/>
        <w:rPr>
          <w:ins w:id="1505" w:author="Geoff Hook" w:date="2016-09-26T15:39:00Z"/>
          <w:color w:val="FF0000"/>
          <w:rPrChange w:id="1506" w:author="Geoff Hook" w:date="2016-09-26T16:26:00Z">
            <w:rPr>
              <w:ins w:id="1507" w:author="Geoff Hook" w:date="2016-09-26T15:39:00Z"/>
            </w:rPr>
          </w:rPrChange>
        </w:rPr>
      </w:pPr>
      <w:ins w:id="1508" w:author="Geoff Hook" w:date="2016-09-26T15:39:00Z">
        <w:r w:rsidRPr="00A118E0">
          <w:rPr>
            <w:color w:val="FF0000"/>
            <w:rPrChange w:id="1509" w:author="Geoff Hook" w:date="2016-09-26T16:26:00Z">
              <w:rPr/>
            </w:rPrChange>
          </w:rPr>
          <w:t xml:space="preserve">      </w:t>
        </w:r>
      </w:ins>
      <w:ins w:id="1510" w:author="Geoff Hook" w:date="2016-09-26T15:41:00Z">
        <w:r w:rsidRPr="00A118E0">
          <w:rPr>
            <w:color w:val="FF0000"/>
            <w:rPrChange w:id="1511" w:author="Geoff Hook" w:date="2016-09-26T16:26:00Z">
              <w:rPr/>
            </w:rPrChange>
          </w:rPr>
          <w:t xml:space="preserve">  </w:t>
        </w:r>
      </w:ins>
      <w:ins w:id="1512" w:author="Geoff Hook" w:date="2016-09-26T15:39:00Z">
        <w:r w:rsidRPr="00A118E0">
          <w:rPr>
            <w:color w:val="FF0000"/>
            <w:rPrChange w:id="1513" w:author="Geoff Hook" w:date="2016-09-26T16:26:00Z">
              <w:rPr/>
            </w:rPrChange>
          </w:rPr>
          <w:t>&lt;bpsim:FloatingParameter value="2.0" validFor="C7"/&gt;</w:t>
        </w:r>
      </w:ins>
    </w:p>
    <w:p w:rsidR="00525F47" w:rsidRPr="00A118E0" w:rsidRDefault="00525F47">
      <w:pPr>
        <w:pStyle w:val="Code"/>
        <w:rPr>
          <w:ins w:id="1514" w:author="Geoff Hook" w:date="2016-09-26T15:39:00Z"/>
          <w:color w:val="FF0000"/>
          <w:rPrChange w:id="1515" w:author="Geoff Hook" w:date="2016-09-26T16:26:00Z">
            <w:rPr>
              <w:ins w:id="1516" w:author="Geoff Hook" w:date="2016-09-26T15:39:00Z"/>
            </w:rPr>
          </w:rPrChange>
        </w:rPr>
      </w:pPr>
      <w:ins w:id="1517" w:author="Geoff Hook" w:date="2016-09-26T15:39:00Z">
        <w:r w:rsidRPr="00A118E0">
          <w:rPr>
            <w:color w:val="FF0000"/>
            <w:rPrChange w:id="1518" w:author="Geoff Hook" w:date="2016-09-26T16:26:00Z">
              <w:rPr/>
            </w:rPrChange>
          </w:rPr>
          <w:t xml:space="preserve">    &lt;/bpsim:InterTriggerTimer&gt;</w:t>
        </w:r>
      </w:ins>
    </w:p>
    <w:p w:rsidR="00525F47" w:rsidRPr="00A118E0" w:rsidRDefault="00525F47">
      <w:pPr>
        <w:pStyle w:val="Code"/>
        <w:rPr>
          <w:ins w:id="1519" w:author="Geoff Hook" w:date="2016-09-26T15:39:00Z"/>
        </w:rPr>
      </w:pPr>
      <w:ins w:id="1520" w:author="Geoff Hook" w:date="2016-09-26T15:39:00Z">
        <w:r w:rsidRPr="00A118E0">
          <w:t xml:space="preserve">  &lt;/bpsim:ControlParameters&gt;</w:t>
        </w:r>
      </w:ins>
    </w:p>
    <w:p w:rsidR="00525F47" w:rsidRDefault="00525F47">
      <w:pPr>
        <w:pStyle w:val="Code"/>
        <w:rPr>
          <w:ins w:id="1521" w:author="Geoff Hook" w:date="2016-09-26T15:39:00Z"/>
        </w:rPr>
      </w:pPr>
      <w:ins w:id="1522" w:author="Geoff Hook" w:date="2016-09-26T15:39:00Z">
        <w:r w:rsidRPr="00A118E0">
          <w:t>&lt;/bpsim:ElementParameters</w:t>
        </w:r>
        <w:r>
          <w:t>&gt;</w:t>
        </w:r>
      </w:ins>
    </w:p>
    <w:p w:rsidR="00525F47" w:rsidRPr="00395D4C" w:rsidRDefault="00525F47" w:rsidP="00395D4C">
      <w:pPr>
        <w:pStyle w:val="Code"/>
        <w:rPr>
          <w:color w:val="FF0000"/>
        </w:rPr>
      </w:pPr>
    </w:p>
    <w:p w:rsidR="00B163DA" w:rsidRDefault="00B163DA" w:rsidP="00B16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FF0000"/>
          <w:sz w:val="18"/>
          <w:szCs w:val="18"/>
          <w:lang w:val="en-GB" w:eastAsia="en-GB"/>
        </w:rPr>
      </w:pPr>
      <w:r>
        <w:rPr>
          <w:rFonts w:ascii="Courier New" w:eastAsia="Times New Roman" w:hAnsi="Courier New" w:cs="Courier New"/>
          <w:color w:val="FF0000"/>
          <w:sz w:val="18"/>
          <w:szCs w:val="18"/>
          <w:lang w:val="en-GB" w:eastAsia="en-GB"/>
        </w:rPr>
        <w:t xml:space="preserve">      </w:t>
      </w:r>
      <w:r w:rsidRPr="0000771E">
        <w:rPr>
          <w:rFonts w:ascii="Courier New" w:eastAsia="Times New Roman" w:hAnsi="Courier New" w:cs="Courier New"/>
          <w:sz w:val="18"/>
          <w:szCs w:val="18"/>
          <w:lang w:val="en-GB" w:eastAsia="en-GB"/>
        </w:rPr>
        <w:t xml:space="preserve"> ... </w:t>
      </w:r>
    </w:p>
    <w:p w:rsidR="00380778" w:rsidRDefault="00380778" w:rsidP="00380778">
      <w:pPr>
        <w:pStyle w:val="Code"/>
        <w:ind w:firstLine="720"/>
      </w:pPr>
      <w:r>
        <w:t>&lt;bpsim:ElementParameters elementRef="frontOffice"&gt;</w:t>
      </w:r>
    </w:p>
    <w:p w:rsidR="00380778" w:rsidRDefault="00380778" w:rsidP="00380778">
      <w:pPr>
        <w:pStyle w:val="Code"/>
        <w:ind w:firstLine="720"/>
      </w:pPr>
      <w:r>
        <w:t xml:space="preserve">   &lt;bpsim:ResourceParameters&gt;</w:t>
      </w:r>
    </w:p>
    <w:p w:rsidR="00380778" w:rsidRDefault="00380778" w:rsidP="00380778">
      <w:pPr>
        <w:pStyle w:val="Code"/>
      </w:pPr>
      <w:r>
        <w:t xml:space="preserve">         </w:t>
      </w:r>
      <w:r>
        <w:tab/>
        <w:t>&lt;bpsim:Quantity&gt;</w:t>
      </w:r>
    </w:p>
    <w:p w:rsidR="002972A8" w:rsidRPr="00380778" w:rsidRDefault="002972A8" w:rsidP="002972A8">
      <w:pPr>
        <w:pStyle w:val="Code"/>
        <w:rPr>
          <w:color w:val="FF0000"/>
        </w:rPr>
      </w:pPr>
      <w:r>
        <w:t xml:space="preserve">              </w:t>
      </w:r>
      <w:r>
        <w:tab/>
      </w:r>
      <w:r w:rsidRPr="00380778">
        <w:rPr>
          <w:color w:val="FF0000"/>
        </w:rPr>
        <w:t>&lt;bpsim:NumericParameter value="</w:t>
      </w:r>
      <w:r>
        <w:rPr>
          <w:color w:val="FF0000"/>
        </w:rPr>
        <w:t>0"</w:t>
      </w:r>
      <w:r w:rsidRPr="00380778">
        <w:rPr>
          <w:color w:val="FF0000"/>
        </w:rPr>
        <w:t>/&gt;</w:t>
      </w:r>
    </w:p>
    <w:p w:rsidR="00380778" w:rsidRPr="00380778" w:rsidRDefault="00380778" w:rsidP="00380778">
      <w:pPr>
        <w:pStyle w:val="Code"/>
        <w:rPr>
          <w:color w:val="FF0000"/>
        </w:rPr>
      </w:pPr>
      <w:r>
        <w:t xml:space="preserve">              </w:t>
      </w:r>
      <w:r>
        <w:tab/>
      </w:r>
      <w:r w:rsidRPr="00380778">
        <w:rPr>
          <w:color w:val="FF0000"/>
        </w:rPr>
        <w:t>&lt;bpsim:NumericParameter value="200" validFor="</w:t>
      </w:r>
      <w:r w:rsidR="002972A8">
        <w:rPr>
          <w:color w:val="FF0000"/>
        </w:rPr>
        <w:t>C1</w:t>
      </w:r>
      <w:r w:rsidRPr="00380778">
        <w:rPr>
          <w:color w:val="FF0000"/>
        </w:rPr>
        <w:t>"/&gt;</w:t>
      </w:r>
    </w:p>
    <w:p w:rsidR="00380778" w:rsidRPr="00380778" w:rsidRDefault="00380778" w:rsidP="00380778">
      <w:pPr>
        <w:pStyle w:val="Code"/>
        <w:rPr>
          <w:color w:val="FF0000"/>
        </w:rPr>
      </w:pPr>
      <w:r w:rsidRPr="00380778">
        <w:rPr>
          <w:color w:val="FF0000"/>
        </w:rPr>
        <w:t xml:space="preserve">                  &lt;bpsim:NumericParameter value="90" validFor="</w:t>
      </w:r>
      <w:r w:rsidR="002972A8">
        <w:rPr>
          <w:color w:val="FF0000"/>
        </w:rPr>
        <w:t>C2</w:t>
      </w:r>
      <w:r w:rsidRPr="00380778">
        <w:rPr>
          <w:color w:val="FF0000"/>
        </w:rPr>
        <w:t>"/&gt;</w:t>
      </w:r>
    </w:p>
    <w:p w:rsidR="00380778" w:rsidRPr="00380778" w:rsidRDefault="00380778" w:rsidP="00380778">
      <w:pPr>
        <w:pStyle w:val="Code"/>
        <w:rPr>
          <w:color w:val="FF0000"/>
        </w:rPr>
      </w:pPr>
      <w:r w:rsidRPr="00380778">
        <w:rPr>
          <w:color w:val="FF0000"/>
        </w:rPr>
        <w:t xml:space="preserve">                  &lt;bpsim:NumericParameter value="130" validFor="</w:t>
      </w:r>
      <w:r w:rsidR="002972A8">
        <w:rPr>
          <w:color w:val="FF0000"/>
        </w:rPr>
        <w:t>C3</w:t>
      </w:r>
      <w:r w:rsidRPr="00380778">
        <w:rPr>
          <w:color w:val="FF0000"/>
        </w:rPr>
        <w:t>"/&gt;</w:t>
      </w:r>
    </w:p>
    <w:p w:rsidR="00380778" w:rsidRPr="00380778" w:rsidRDefault="00380778" w:rsidP="00380778">
      <w:pPr>
        <w:pStyle w:val="Code"/>
        <w:rPr>
          <w:color w:val="FF0000"/>
        </w:rPr>
      </w:pPr>
      <w:r w:rsidRPr="00380778">
        <w:rPr>
          <w:color w:val="FF0000"/>
        </w:rPr>
        <w:t xml:space="preserve">                  &lt;bpsim:NumericParameter value="60" validFor="</w:t>
      </w:r>
      <w:r w:rsidR="002972A8">
        <w:rPr>
          <w:color w:val="FF0000"/>
        </w:rPr>
        <w:t>C4</w:t>
      </w:r>
      <w:r w:rsidRPr="00380778">
        <w:rPr>
          <w:color w:val="FF0000"/>
        </w:rPr>
        <w:t>"/&gt;</w:t>
      </w:r>
    </w:p>
    <w:p w:rsidR="00380778" w:rsidRPr="00380778" w:rsidRDefault="00380778" w:rsidP="00380778">
      <w:pPr>
        <w:pStyle w:val="Code"/>
        <w:rPr>
          <w:color w:val="FF0000"/>
        </w:rPr>
      </w:pPr>
      <w:r w:rsidRPr="00380778">
        <w:rPr>
          <w:color w:val="FF0000"/>
        </w:rPr>
        <w:t xml:space="preserve">                  &lt;bpsim:NumericParameter value="150" validFor="</w:t>
      </w:r>
      <w:r w:rsidR="002972A8">
        <w:rPr>
          <w:color w:val="FF0000"/>
        </w:rPr>
        <w:t>C5</w:t>
      </w:r>
      <w:r w:rsidRPr="00380778">
        <w:rPr>
          <w:color w:val="FF0000"/>
        </w:rPr>
        <w:t>"/&gt;</w:t>
      </w:r>
    </w:p>
    <w:p w:rsidR="00380778" w:rsidRPr="00380778" w:rsidRDefault="00380778" w:rsidP="00380778">
      <w:pPr>
        <w:pStyle w:val="Code"/>
        <w:rPr>
          <w:color w:val="FF0000"/>
        </w:rPr>
      </w:pPr>
      <w:r w:rsidRPr="00380778">
        <w:rPr>
          <w:color w:val="FF0000"/>
        </w:rPr>
        <w:t xml:space="preserve">                  &lt;bpsim:NumericParameter value="100" validFor="</w:t>
      </w:r>
      <w:r w:rsidR="002972A8">
        <w:rPr>
          <w:color w:val="FF0000"/>
        </w:rPr>
        <w:t>C6</w:t>
      </w:r>
      <w:r w:rsidRPr="00380778">
        <w:rPr>
          <w:color w:val="FF0000"/>
        </w:rPr>
        <w:t>"/&gt;</w:t>
      </w:r>
    </w:p>
    <w:p w:rsidR="00380778" w:rsidRPr="00380778" w:rsidRDefault="00380778" w:rsidP="00380778">
      <w:pPr>
        <w:pStyle w:val="Code"/>
        <w:rPr>
          <w:color w:val="FF0000"/>
        </w:rPr>
      </w:pPr>
      <w:r w:rsidRPr="00380778">
        <w:rPr>
          <w:color w:val="FF0000"/>
        </w:rPr>
        <w:t xml:space="preserve">                  &lt;bpsim:NumericParameter value="40" validFor="</w:t>
      </w:r>
      <w:r w:rsidR="002972A8">
        <w:rPr>
          <w:color w:val="FF0000"/>
        </w:rPr>
        <w:t>C7</w:t>
      </w:r>
      <w:r w:rsidRPr="00380778">
        <w:rPr>
          <w:color w:val="FF0000"/>
        </w:rPr>
        <w:t>"/&gt;</w:t>
      </w:r>
    </w:p>
    <w:p w:rsidR="00380778" w:rsidRDefault="00380778" w:rsidP="00380778">
      <w:pPr>
        <w:pStyle w:val="Code"/>
      </w:pPr>
      <w:r>
        <w:t xml:space="preserve">             &lt;/bpsim:Quantity&gt;</w:t>
      </w:r>
    </w:p>
    <w:p w:rsidR="00380778" w:rsidRDefault="00380778" w:rsidP="00380778">
      <w:pPr>
        <w:pStyle w:val="Code"/>
        <w:ind w:left="720"/>
      </w:pPr>
      <w:r>
        <w:t xml:space="preserve">    &lt;/bpsim:ResourceParameters&gt;</w:t>
      </w:r>
    </w:p>
    <w:p w:rsidR="00B163DA" w:rsidRPr="00D143E6" w:rsidRDefault="00380778" w:rsidP="00380778">
      <w:pPr>
        <w:pStyle w:val="Code"/>
        <w:ind w:firstLine="720"/>
      </w:pPr>
      <w:r>
        <w:t>&lt;/bpsim:ElementParameters&gt;</w:t>
      </w:r>
    </w:p>
    <w:p w:rsidR="00B163DA" w:rsidRPr="00D143E6" w:rsidRDefault="00B163DA" w:rsidP="00D143E6">
      <w:pPr>
        <w:pStyle w:val="Code"/>
      </w:pPr>
      <w:r w:rsidRPr="00D143E6">
        <w:t xml:space="preserve">        ...</w:t>
      </w:r>
    </w:p>
    <w:p w:rsidR="00B163DA" w:rsidRPr="00D143E6" w:rsidRDefault="00B163DA" w:rsidP="00D143E6">
      <w:pPr>
        <w:pStyle w:val="Code"/>
      </w:pPr>
    </w:p>
    <w:p w:rsidR="00B163DA" w:rsidRPr="00D143E6" w:rsidRDefault="00B163DA" w:rsidP="00D143E6">
      <w:pPr>
        <w:pStyle w:val="Code"/>
      </w:pPr>
      <w:r w:rsidRPr="00D143E6">
        <w:t xml:space="preserve">      &lt;/bpsim:Scenario&gt;</w:t>
      </w:r>
    </w:p>
    <w:p w:rsidR="004A6F04" w:rsidRDefault="00D143E6" w:rsidP="004A6F04">
      <w:pPr>
        <w:pStyle w:val="Code"/>
      </w:pPr>
      <w:r>
        <w:t xml:space="preserve">    </w:t>
      </w:r>
    </w:p>
    <w:p w:rsidR="00135D24" w:rsidRPr="00F909F7" w:rsidRDefault="00135D24" w:rsidP="00F909F7">
      <w:pPr>
        <w:pStyle w:val="Code"/>
      </w:pPr>
    </w:p>
    <w:p w:rsidR="002E6E56" w:rsidRDefault="006D4477" w:rsidP="006D4477">
      <w:pPr>
        <w:pStyle w:val="Heading4"/>
      </w:pPr>
      <w:bookmarkStart w:id="1523" w:name="_Toc463354095"/>
      <w:r>
        <w:t>Result requests</w:t>
      </w:r>
      <w:bookmarkEnd w:id="1523"/>
    </w:p>
    <w:p w:rsidR="00135D24" w:rsidRDefault="0096059D" w:rsidP="0096059D">
      <w:pPr>
        <w:jc w:val="both"/>
      </w:pPr>
      <w:r>
        <w:t xml:space="preserve">In addition to the results requested for other scenarios we will request for each resource: </w:t>
      </w:r>
    </w:p>
    <w:p w:rsidR="0096059D" w:rsidRDefault="0096059D" w:rsidP="004F3213">
      <w:pPr>
        <w:pStyle w:val="ListParagraph"/>
        <w:numPr>
          <w:ilvl w:val="0"/>
          <w:numId w:val="19"/>
        </w:numPr>
        <w:jc w:val="both"/>
      </w:pPr>
      <w:r>
        <w:t>Sum of processing time</w:t>
      </w:r>
      <w:del w:id="1524" w:author="Geoff Hook" w:date="2016-09-26T15:41:00Z">
        <w:r w:rsidR="00F5797F" w:rsidDel="00495B32">
          <w:delText>.</w:delText>
        </w:r>
      </w:del>
      <w:r>
        <w:t xml:space="preserve"> </w:t>
      </w:r>
    </w:p>
    <w:p w:rsidR="008802FA" w:rsidRDefault="00F5797F" w:rsidP="008C778E">
      <w:pPr>
        <w:pStyle w:val="ListParagraph"/>
        <w:numPr>
          <w:ilvl w:val="0"/>
          <w:numId w:val="19"/>
        </w:numPr>
        <w:jc w:val="both"/>
        <w:rPr>
          <w:ins w:id="1525" w:author="Geoff Hook" w:date="2016-10-04T14:03:00Z"/>
        </w:rPr>
      </w:pPr>
      <w:r>
        <w:t>Sum of wait time</w:t>
      </w:r>
    </w:p>
    <w:p w:rsidR="008C778E" w:rsidRDefault="008802FA">
      <w:pPr>
        <w:jc w:val="both"/>
        <w:rPr>
          <w:ins w:id="1526" w:author="Geoff Hook" w:date="2016-07-19T10:06:00Z"/>
        </w:rPr>
        <w:pPrChange w:id="1527" w:author="Geoff Hook" w:date="2016-10-04T14:03:00Z">
          <w:pPr>
            <w:pStyle w:val="ListParagraph"/>
            <w:numPr>
              <w:numId w:val="19"/>
            </w:numPr>
            <w:ind w:hanging="360"/>
            <w:jc w:val="both"/>
          </w:pPr>
        </w:pPrChange>
      </w:pPr>
      <w:ins w:id="1528" w:author="Geoff Hook" w:date="2016-10-04T14:03:00Z">
        <w:r>
          <w:t>This allows us to calculate the resource utilisation.</w:t>
        </w:r>
      </w:ins>
      <w:del w:id="1529" w:author="Geoff Hook" w:date="2016-09-26T15:42:00Z">
        <w:r w:rsidR="00F5797F" w:rsidDel="00495B32">
          <w:delText>.</w:delText>
        </w:r>
      </w:del>
      <w:del w:id="1530" w:author="Geoff Hook" w:date="2016-09-26T15:41:00Z">
        <w:r w:rsidR="00F5797F" w:rsidDel="00495B32">
          <w:delText xml:space="preserve"> </w:delText>
        </w:r>
      </w:del>
    </w:p>
    <w:p w:rsidR="00261EAE" w:rsidRPr="001369BC" w:rsidRDefault="009A3274" w:rsidP="008C778E">
      <w:pPr>
        <w:pStyle w:val="ListParagraph"/>
        <w:numPr>
          <w:ilvl w:val="0"/>
          <w:numId w:val="19"/>
        </w:numPr>
        <w:jc w:val="both"/>
        <w:rPr>
          <w:ins w:id="1531" w:author="Geoff Hook" w:date="2016-09-19T14:20:00Z"/>
          <w:rFonts w:cs="FreeSans"/>
          <w:rPrChange w:id="1532" w:author="Geoff Hook" w:date="2016-09-26T16:24:00Z">
            <w:rPr>
              <w:ins w:id="1533" w:author="Geoff Hook" w:date="2016-09-19T14:20:00Z"/>
              <w:highlight w:val="yellow"/>
            </w:rPr>
          </w:rPrChange>
        </w:rPr>
      </w:pPr>
      <w:ins w:id="1534" w:author="Geoff Hook" w:date="2016-09-26T16:41:00Z">
        <w:r>
          <w:rPr>
            <w:rFonts w:cs="FreeSans"/>
          </w:rPr>
          <w:t>Mean</w:t>
        </w:r>
      </w:ins>
      <w:ins w:id="1535" w:author="Geoff Hook" w:date="2016-09-26T16:24:00Z">
        <w:r w:rsidR="001369BC" w:rsidRPr="001369BC">
          <w:rPr>
            <w:rFonts w:cs="FreeSans"/>
            <w:rPrChange w:id="1536" w:author="Geoff Hook" w:date="2016-09-26T16:24:00Z">
              <w:rPr>
                <w:highlight w:val="yellow"/>
              </w:rPr>
            </w:rPrChange>
          </w:rPr>
          <w:t xml:space="preserve"> of</w:t>
        </w:r>
      </w:ins>
      <w:ins w:id="1537" w:author="Geoff Hook" w:date="2016-07-19T10:06:00Z">
        <w:r w:rsidR="001369BC" w:rsidRPr="001369BC">
          <w:rPr>
            <w:rFonts w:cs="FreeSans"/>
            <w:rPrChange w:id="1538" w:author="Geoff Hook" w:date="2016-09-26T16:24:00Z">
              <w:rPr>
                <w:highlight w:val="yellow"/>
              </w:rPr>
            </w:rPrChange>
          </w:rPr>
          <w:t xml:space="preserve"> queue</w:t>
        </w:r>
      </w:ins>
      <w:ins w:id="1539" w:author="Geoff Hook" w:date="2016-09-26T16:30:00Z">
        <w:r w:rsidR="00F05F76">
          <w:rPr>
            <w:rFonts w:cs="FreeSans"/>
          </w:rPr>
          <w:t xml:space="preserve"> </w:t>
        </w:r>
      </w:ins>
      <w:ins w:id="1540" w:author="Geoff Hook" w:date="2016-07-19T10:06:00Z">
        <w:r w:rsidR="001369BC" w:rsidRPr="001369BC">
          <w:rPr>
            <w:rFonts w:cs="FreeSans"/>
            <w:rPrChange w:id="1541" w:author="Geoff Hook" w:date="2016-09-26T16:24:00Z">
              <w:rPr>
                <w:highlight w:val="yellow"/>
              </w:rPr>
            </w:rPrChange>
          </w:rPr>
          <w:t>length at each task</w:t>
        </w:r>
      </w:ins>
    </w:p>
    <w:p w:rsidR="00921A74" w:rsidRPr="00522B46" w:rsidRDefault="00921A74">
      <w:pPr>
        <w:jc w:val="both"/>
        <w:pPrChange w:id="1542" w:author="Geoff Hook" w:date="2016-09-19T14:20:00Z">
          <w:pPr>
            <w:pStyle w:val="ListParagraph"/>
            <w:numPr>
              <w:numId w:val="19"/>
            </w:numPr>
            <w:ind w:hanging="360"/>
            <w:jc w:val="both"/>
          </w:pPr>
        </w:pPrChange>
      </w:pPr>
      <w:ins w:id="1543" w:author="Geoff Hook" w:date="2016-09-19T14:20:00Z">
        <w:r w:rsidRPr="001369BC">
          <w:rPr>
            <w:rPrChange w:id="1544" w:author="Geoff Hook" w:date="2016-09-26T16:25:00Z">
              <w:rPr>
                <w:highlight w:val="yellow"/>
              </w:rPr>
            </w:rPrChange>
          </w:rPr>
          <w:t xml:space="preserve">The results will be requested </w:t>
        </w:r>
      </w:ins>
      <w:ins w:id="1545" w:author="Geoff Hook" w:date="2016-09-19T14:21:00Z">
        <w:r w:rsidRPr="001369BC">
          <w:rPr>
            <w:rPrChange w:id="1546" w:author="Geoff Hook" w:date="2016-09-26T16:25:00Z">
              <w:rPr>
                <w:highlight w:val="yellow"/>
              </w:rPr>
            </w:rPrChange>
          </w:rPr>
          <w:t xml:space="preserve">on a </w:t>
        </w:r>
        <w:r w:rsidRPr="00F05F76">
          <w:rPr>
            <w:rPrChange w:id="1547" w:author="Geoff Hook" w:date="2016-09-26T16:29:00Z">
              <w:rPr>
                <w:highlight w:val="yellow"/>
              </w:rPr>
            </w:rPrChange>
          </w:rPr>
          <w:t xml:space="preserve">daily basis </w:t>
        </w:r>
        <w:r w:rsidRPr="001369BC">
          <w:rPr>
            <w:rPrChange w:id="1548" w:author="Geoff Hook" w:date="2016-09-26T16:25:00Z">
              <w:rPr>
                <w:highlight w:val="yellow"/>
              </w:rPr>
            </w:rPrChange>
          </w:rPr>
          <w:t xml:space="preserve">with values reset to check </w:t>
        </w:r>
      </w:ins>
      <w:ins w:id="1549" w:author="Geoff Hook" w:date="2016-09-19T14:22:00Z">
        <w:r w:rsidRPr="001369BC">
          <w:rPr>
            <w:rPrChange w:id="1550" w:author="Geoff Hook" w:date="2016-09-26T16:25:00Z">
              <w:rPr>
                <w:highlight w:val="yellow"/>
              </w:rPr>
            </w:rPrChange>
          </w:rPr>
          <w:t>the volatility the system and if there is a worsening trend over time</w:t>
        </w:r>
      </w:ins>
      <w:ins w:id="1551" w:author="Geoff Hook" w:date="2016-10-03T10:48:00Z">
        <w:r w:rsidR="00437062">
          <w:t>.</w:t>
        </w:r>
      </w:ins>
      <w:ins w:id="1552" w:author="Geoff Hook" w:date="2016-10-04T14:04:00Z">
        <w:r w:rsidR="008802FA">
          <w:t xml:space="preserve"> Note that the Result Frequency does not app</w:t>
        </w:r>
      </w:ins>
      <w:ins w:id="1553" w:author="Geoff Hook" w:date="2016-10-04T14:05:00Z">
        <w:r w:rsidR="008802FA">
          <w:t>l</w:t>
        </w:r>
      </w:ins>
      <w:ins w:id="1554" w:author="Geoff Hook" w:date="2016-10-04T14:04:00Z">
        <w:r w:rsidR="008802FA">
          <w:t>y to result requests inherited from previous scenarios.</w:t>
        </w:r>
      </w:ins>
    </w:p>
    <w:p w:rsidR="00135D24" w:rsidRDefault="00F5797F" w:rsidP="008C778E">
      <w:pPr>
        <w:jc w:val="both"/>
      </w:pPr>
      <w:r>
        <w:t xml:space="preserve">These are represented in the model as follows: </w:t>
      </w:r>
    </w:p>
    <w:p w:rsidR="00F5797F" w:rsidRDefault="00F5797F" w:rsidP="00F5797F">
      <w:pPr>
        <w:pStyle w:val="Code"/>
      </w:pPr>
      <w:r>
        <w:t xml:space="preserve">          &lt;bpsim:ElementParameters </w:t>
      </w:r>
      <w:r w:rsidR="007B66BF">
        <w:t>elementRef</w:t>
      </w:r>
      <w:r>
        <w:t>="</w:t>
      </w:r>
      <w:r w:rsidR="004A6F04">
        <w:t>frontOffice</w:t>
      </w:r>
      <w:r>
        <w:t>"&gt;</w:t>
      </w:r>
    </w:p>
    <w:p w:rsidR="00F5797F" w:rsidRDefault="00F5797F" w:rsidP="00F5797F">
      <w:pPr>
        <w:pStyle w:val="Code"/>
      </w:pPr>
      <w:r>
        <w:t xml:space="preserve">            ...</w:t>
      </w:r>
    </w:p>
    <w:p w:rsidR="00F5797F" w:rsidRPr="00F5797F" w:rsidRDefault="00F5797F" w:rsidP="00F5797F">
      <w:pPr>
        <w:pStyle w:val="Code"/>
        <w:rPr>
          <w:color w:val="FF0000"/>
        </w:rPr>
      </w:pPr>
      <w:r>
        <w:t xml:space="preserve">            </w:t>
      </w:r>
      <w:r w:rsidRPr="00F5797F">
        <w:rPr>
          <w:color w:val="FF0000"/>
        </w:rPr>
        <w:t>&lt;</w:t>
      </w:r>
      <w:r>
        <w:rPr>
          <w:color w:val="FF0000"/>
        </w:rPr>
        <w:t>bpsim:</w:t>
      </w:r>
      <w:r w:rsidRPr="00F5797F">
        <w:rPr>
          <w:color w:val="FF0000"/>
        </w:rPr>
        <w:t>TimeParameters&gt;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ProcessingTime&gt;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ResultRequest&gt;sum&lt;/</w:t>
      </w:r>
      <w:r>
        <w:rPr>
          <w:color w:val="FF0000"/>
        </w:rPr>
        <w:t>bpsim:</w:t>
      </w:r>
      <w:r w:rsidRPr="00F5797F">
        <w:rPr>
          <w:color w:val="FF0000"/>
        </w:rPr>
        <w:t>ResultRequest&gt;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ProcessingTime&gt;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WaitTime&gt;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ResultRequest&gt;sum&lt;/</w:t>
      </w:r>
      <w:r>
        <w:rPr>
          <w:color w:val="FF0000"/>
        </w:rPr>
        <w:t>bpsim:</w:t>
      </w:r>
      <w:r w:rsidRPr="00F5797F">
        <w:rPr>
          <w:color w:val="FF0000"/>
        </w:rPr>
        <w:t>ResultRequest&gt;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WaitTime&gt;</w:t>
      </w:r>
    </w:p>
    <w:p w:rsidR="00F5797F" w:rsidRDefault="00F5797F" w:rsidP="008C778E">
      <w:pPr>
        <w:pStyle w:val="Code"/>
        <w:rPr>
          <w:color w:val="FF0000"/>
        </w:rPr>
      </w:pPr>
      <w:r w:rsidRPr="00F5797F">
        <w:rPr>
          <w:color w:val="FF0000"/>
        </w:rPr>
        <w:t xml:space="preserve">            &lt;/</w:t>
      </w:r>
      <w:r>
        <w:rPr>
          <w:color w:val="FF0000"/>
        </w:rPr>
        <w:t>bpsim:</w:t>
      </w:r>
      <w:r w:rsidR="008C778E">
        <w:rPr>
          <w:color w:val="FF0000"/>
        </w:rPr>
        <w:t>TimeParameters&gt;</w:t>
      </w:r>
    </w:p>
    <w:p w:rsidR="00F5797F" w:rsidRPr="00F5797F" w:rsidRDefault="00F5797F" w:rsidP="00F5797F">
      <w:pPr>
        <w:pStyle w:val="Code"/>
        <w:rPr>
          <w:color w:val="FF0000"/>
        </w:rPr>
      </w:pPr>
      <w:r>
        <w:rPr>
          <w:color w:val="FF0000"/>
        </w:rPr>
        <w:tab/>
      </w:r>
      <w:r>
        <w:rPr>
          <w:color w:val="FF0000"/>
        </w:rPr>
        <w:tab/>
      </w:r>
      <w:r w:rsidRPr="00F5797F">
        <w:t>...</w:t>
      </w:r>
    </w:p>
    <w:p w:rsidR="00F142DB" w:rsidRDefault="00F5797F" w:rsidP="008758F5">
      <w:pPr>
        <w:pStyle w:val="Code"/>
        <w:rPr>
          <w:ins w:id="1555" w:author="Geoff Hook" w:date="2016-09-26T16:46:00Z"/>
        </w:rPr>
      </w:pPr>
      <w:r>
        <w:lastRenderedPageBreak/>
        <w:t xml:space="preserve">          &lt;/bpsim:</w:t>
      </w:r>
      <w:r w:rsidR="008758F5">
        <w:t>ElementParameters&gt;</w:t>
      </w:r>
    </w:p>
    <w:p w:rsidR="00D931EE" w:rsidRDefault="00D931EE" w:rsidP="008758F5">
      <w:pPr>
        <w:pStyle w:val="Code"/>
        <w:rPr>
          <w:ins w:id="1556" w:author="Geoff Hook" w:date="2016-09-26T16:46:00Z"/>
        </w:rPr>
      </w:pPr>
    </w:p>
    <w:p w:rsidR="00D931EE" w:rsidRPr="00D931EE" w:rsidRDefault="008802FA">
      <w:pPr>
        <w:pStyle w:val="Code"/>
        <w:rPr>
          <w:ins w:id="1557" w:author="Geoff Hook" w:date="2016-09-26T16:46:00Z"/>
        </w:rPr>
      </w:pPr>
      <w:ins w:id="1558" w:author="Geoff Hook" w:date="2016-10-04T14:03:00Z">
        <w:r>
          <w:t xml:space="preserve">    </w:t>
        </w:r>
      </w:ins>
      <w:ins w:id="1559" w:author="Geoff Hook" w:date="2016-09-26T16:46:00Z">
        <w:r w:rsidR="00D931EE" w:rsidRPr="00D931EE">
          <w:t>&lt;bpsim:ElementParameters elementRef="_10-57"&gt;</w:t>
        </w:r>
      </w:ins>
    </w:p>
    <w:p w:rsidR="00D931EE" w:rsidRPr="00D931EE" w:rsidRDefault="00D931EE">
      <w:pPr>
        <w:pStyle w:val="Code"/>
        <w:rPr>
          <w:ins w:id="1560" w:author="Geoff Hook" w:date="2016-09-26T16:46:00Z"/>
        </w:rPr>
      </w:pPr>
      <w:ins w:id="1561" w:author="Geoff Hook" w:date="2016-09-26T16:46:00Z">
        <w:r w:rsidRPr="00D931EE">
          <w:t xml:space="preserve">      </w:t>
        </w:r>
        <w:r>
          <w:t>...</w:t>
        </w:r>
      </w:ins>
    </w:p>
    <w:p w:rsidR="00D931EE" w:rsidRPr="00655FA3" w:rsidRDefault="00D931EE">
      <w:pPr>
        <w:pStyle w:val="Code"/>
        <w:rPr>
          <w:ins w:id="1562" w:author="Geoff Hook" w:date="2016-09-26T16:46:00Z"/>
          <w:color w:val="FF0000"/>
          <w:rPrChange w:id="1563" w:author="Geoff Hook" w:date="2016-09-26T16:47:00Z">
            <w:rPr>
              <w:ins w:id="1564" w:author="Geoff Hook" w:date="2016-09-26T16:46:00Z"/>
            </w:rPr>
          </w:rPrChange>
        </w:rPr>
      </w:pPr>
      <w:ins w:id="1565" w:author="Geoff Hook" w:date="2016-09-26T16:46:00Z">
        <w:r w:rsidRPr="00D931EE">
          <w:t xml:space="preserve">      </w:t>
        </w:r>
        <w:r w:rsidRPr="00655FA3">
          <w:rPr>
            <w:color w:val="FF0000"/>
            <w:rPrChange w:id="1566" w:author="Geoff Hook" w:date="2016-09-26T16:47:00Z">
              <w:rPr/>
            </w:rPrChange>
          </w:rPr>
          <w:t>&lt;bpsim:PropertyParameters&gt;</w:t>
        </w:r>
      </w:ins>
    </w:p>
    <w:p w:rsidR="00D931EE" w:rsidRPr="00655FA3" w:rsidRDefault="00D931EE">
      <w:pPr>
        <w:pStyle w:val="Code"/>
        <w:rPr>
          <w:ins w:id="1567" w:author="Geoff Hook" w:date="2016-09-26T16:46:00Z"/>
          <w:color w:val="FF0000"/>
          <w:rPrChange w:id="1568" w:author="Geoff Hook" w:date="2016-09-26T16:47:00Z">
            <w:rPr>
              <w:ins w:id="1569" w:author="Geoff Hook" w:date="2016-09-26T16:46:00Z"/>
            </w:rPr>
          </w:rPrChange>
        </w:rPr>
      </w:pPr>
      <w:ins w:id="1570" w:author="Geoff Hook" w:date="2016-09-26T16:46:00Z">
        <w:r w:rsidRPr="00655FA3">
          <w:rPr>
            <w:color w:val="FF0000"/>
            <w:rPrChange w:id="1571" w:author="Geoff Hook" w:date="2016-09-26T16:47:00Z">
              <w:rPr/>
            </w:rPrChange>
          </w:rPr>
          <w:t xml:space="preserve">        &lt;bpsim:QueueLength&gt;</w:t>
        </w:r>
      </w:ins>
    </w:p>
    <w:p w:rsidR="00D931EE" w:rsidRPr="00655FA3" w:rsidRDefault="00D931EE">
      <w:pPr>
        <w:pStyle w:val="Code"/>
        <w:rPr>
          <w:ins w:id="1572" w:author="Geoff Hook" w:date="2016-09-26T16:46:00Z"/>
          <w:color w:val="FF0000"/>
          <w:rPrChange w:id="1573" w:author="Geoff Hook" w:date="2016-09-26T16:47:00Z">
            <w:rPr>
              <w:ins w:id="1574" w:author="Geoff Hook" w:date="2016-09-26T16:46:00Z"/>
            </w:rPr>
          </w:rPrChange>
        </w:rPr>
      </w:pPr>
      <w:ins w:id="1575" w:author="Geoff Hook" w:date="2016-09-26T16:46:00Z">
        <w:r w:rsidRPr="00655FA3">
          <w:rPr>
            <w:color w:val="FF0000"/>
            <w:rPrChange w:id="1576" w:author="Geoff Hook" w:date="2016-09-26T16:47:00Z">
              <w:rPr/>
            </w:rPrChange>
          </w:rPr>
          <w:t xml:space="preserve">          &lt;bpsim:ResultRequest&gt;mean&lt;/bpsim:ResultRequest&gt;</w:t>
        </w:r>
      </w:ins>
    </w:p>
    <w:p w:rsidR="00D931EE" w:rsidRPr="00655FA3" w:rsidRDefault="00D931EE">
      <w:pPr>
        <w:pStyle w:val="Code"/>
        <w:rPr>
          <w:ins w:id="1577" w:author="Geoff Hook" w:date="2016-09-26T16:46:00Z"/>
          <w:color w:val="FF0000"/>
          <w:rPrChange w:id="1578" w:author="Geoff Hook" w:date="2016-09-26T16:47:00Z">
            <w:rPr>
              <w:ins w:id="1579" w:author="Geoff Hook" w:date="2016-09-26T16:46:00Z"/>
            </w:rPr>
          </w:rPrChange>
        </w:rPr>
      </w:pPr>
      <w:ins w:id="1580" w:author="Geoff Hook" w:date="2016-09-26T16:46:00Z">
        <w:r w:rsidRPr="00655FA3">
          <w:rPr>
            <w:color w:val="FF0000"/>
            <w:rPrChange w:id="1581" w:author="Geoff Hook" w:date="2016-09-26T16:47:00Z">
              <w:rPr/>
            </w:rPrChange>
          </w:rPr>
          <w:t xml:space="preserve">        &lt;/bpsim:QueueLength&gt;</w:t>
        </w:r>
      </w:ins>
    </w:p>
    <w:p w:rsidR="00D931EE" w:rsidRDefault="00D931EE">
      <w:pPr>
        <w:pStyle w:val="Code"/>
        <w:rPr>
          <w:ins w:id="1582" w:author="Geoff Hook" w:date="2016-09-26T16:47:00Z"/>
          <w:color w:val="FF0000"/>
        </w:rPr>
      </w:pPr>
      <w:ins w:id="1583" w:author="Geoff Hook" w:date="2016-09-26T16:46:00Z">
        <w:r w:rsidRPr="00655FA3">
          <w:rPr>
            <w:color w:val="FF0000"/>
            <w:rPrChange w:id="1584" w:author="Geoff Hook" w:date="2016-09-26T16:47:00Z">
              <w:rPr/>
            </w:rPrChange>
          </w:rPr>
          <w:t xml:space="preserve">      &lt;/bpsim:PropertyParameters&gt;</w:t>
        </w:r>
      </w:ins>
    </w:p>
    <w:p w:rsidR="00655FA3" w:rsidRPr="00655FA3" w:rsidRDefault="00655FA3">
      <w:pPr>
        <w:pStyle w:val="Code"/>
        <w:ind w:firstLine="720"/>
        <w:rPr>
          <w:ins w:id="1585" w:author="Geoff Hook" w:date="2016-09-26T16:46:00Z"/>
          <w:color w:val="FF0000"/>
          <w:rPrChange w:id="1586" w:author="Geoff Hook" w:date="2016-09-26T16:47:00Z">
            <w:rPr>
              <w:ins w:id="1587" w:author="Geoff Hook" w:date="2016-09-26T16:46:00Z"/>
            </w:rPr>
          </w:rPrChange>
        </w:rPr>
        <w:pPrChange w:id="1588" w:author="Geoff Hook" w:date="2016-09-26T16:47:00Z">
          <w:pPr>
            <w:pStyle w:val="Code"/>
          </w:pPr>
        </w:pPrChange>
      </w:pPr>
      <w:ins w:id="1589" w:author="Geoff Hook" w:date="2016-09-26T16:47:00Z">
        <w:r>
          <w:t>...</w:t>
        </w:r>
      </w:ins>
    </w:p>
    <w:p w:rsidR="00D931EE" w:rsidRPr="00D931EE" w:rsidRDefault="00D931EE">
      <w:pPr>
        <w:pStyle w:val="Code"/>
      </w:pPr>
      <w:ins w:id="1590" w:author="Geoff Hook" w:date="2016-09-26T16:46:00Z">
        <w:r w:rsidRPr="00D931EE">
          <w:t xml:space="preserve">    &lt;/bpsim:ElementParameters&gt;</w:t>
        </w:r>
      </w:ins>
    </w:p>
    <w:p w:rsidR="002E6E56" w:rsidRPr="00E360B3" w:rsidRDefault="002E6E56" w:rsidP="00782453">
      <w:pPr>
        <w:pStyle w:val="Heading3"/>
      </w:pPr>
      <w:bookmarkStart w:id="1591" w:name="_Toc463354096"/>
      <w:r w:rsidRPr="00E360B3">
        <w:t>Conclusion</w:t>
      </w:r>
      <w:r w:rsidR="007C0970">
        <w:t>s and further investigations</w:t>
      </w:r>
      <w:bookmarkEnd w:id="1591"/>
      <w:r w:rsidR="007C0970">
        <w:t xml:space="preserve"> </w:t>
      </w:r>
    </w:p>
    <w:p w:rsidR="00782453" w:rsidRDefault="00782453" w:rsidP="00782453">
      <w:pPr>
        <w:jc w:val="both"/>
      </w:pPr>
      <w:r>
        <w:t xml:space="preserve">When this simulation scenario is run through a BPSim-compatible simulation tool, we can see that most of the process instances are escalated beyond the Front Office. </w:t>
      </w:r>
      <w:del w:id="1592" w:author="Geoff Hook" w:date="2016-09-19T14:19:00Z">
        <w:r w:rsidDel="00D70FA6">
          <w:delText>Therefore</w:delText>
        </w:r>
      </w:del>
      <w:ins w:id="1593" w:author="Geoff Hook" w:date="2016-09-19T14:19:00Z">
        <w:r w:rsidR="00D70FA6">
          <w:t>Therefore,</w:t>
        </w:r>
      </w:ins>
      <w:r>
        <w:t xml:space="preserve"> it will be necessary to ensure a good balance of staffing between the Front Office and the more technical organisations to ensure a resolution to the customer as quickly as possible. </w:t>
      </w:r>
    </w:p>
    <w:p w:rsidR="00782453" w:rsidRDefault="00782453" w:rsidP="00782453">
      <w:pPr>
        <w:jc w:val="both"/>
      </w:pPr>
      <w:r>
        <w:t>With the specified resourcing the Front Office can be seen to have by far the largest waiting time, orders of magnitude larger than the other resource pools. So whilst this resourcing ensures it is always possible to report issues, issue resolution is taking longer than it would if we were to move some of the staff into the other parts of the organisation.</w:t>
      </w:r>
    </w:p>
    <w:p w:rsidR="00782453" w:rsidRPr="00782453" w:rsidRDefault="00782453" w:rsidP="00782453">
      <w:pPr>
        <w:jc w:val="both"/>
      </w:pPr>
      <w:r>
        <w:t>Simulation also shows that the Supplier is running at full capacity suggesting that it may be desirable to negotiate more resource from them or to train up the 2</w:t>
      </w:r>
      <w:r w:rsidRPr="00782453">
        <w:rPr>
          <w:vertAlign w:val="superscript"/>
        </w:rPr>
        <w:t>nd</w:t>
      </w:r>
      <w:r>
        <w:t xml:space="preserve"> level Support organisation so that fewer tasks are escalated to the Supplier. </w:t>
      </w:r>
    </w:p>
    <w:p w:rsidR="008758F5" w:rsidRDefault="008758F5" w:rsidP="008758F5">
      <w:pPr>
        <w:ind w:left="405"/>
        <w:jc w:val="both"/>
      </w:pPr>
    </w:p>
    <w:p w:rsidR="0077002C" w:rsidRDefault="0077002C" w:rsidP="00D6760D">
      <w:pPr>
        <w:rPr>
          <w:rFonts w:asciiTheme="majorHAnsi" w:eastAsiaTheme="majorEastAsia" w:hAnsiTheme="majorHAnsi"/>
          <w:kern w:val="32"/>
          <w:sz w:val="32"/>
          <w:szCs w:val="32"/>
        </w:rPr>
      </w:pPr>
      <w:r>
        <w:br w:type="page"/>
      </w:r>
    </w:p>
    <w:p w:rsidR="00737E93" w:rsidRPr="00737E93" w:rsidRDefault="00A21AD3" w:rsidP="00737E93">
      <w:pPr>
        <w:pStyle w:val="Heading1"/>
      </w:pPr>
      <w:bookmarkStart w:id="1594" w:name="_Toc463354097"/>
      <w:r>
        <w:lastRenderedPageBreak/>
        <w:t>Serialization examples</w:t>
      </w:r>
      <w:bookmarkEnd w:id="1594"/>
    </w:p>
    <w:p w:rsidR="00A21AD3" w:rsidRDefault="00A21AD3" w:rsidP="00EF0DC9">
      <w:pPr>
        <w:pStyle w:val="Heading2"/>
      </w:pPr>
      <w:bookmarkStart w:id="1595" w:name="_Toc463354098"/>
      <w:r>
        <w:t>Time</w:t>
      </w:r>
      <w:r w:rsidR="00EF0DC9">
        <w:t xml:space="preserve"> </w:t>
      </w:r>
      <w:r>
        <w:t>Parameters</w:t>
      </w:r>
      <w:bookmarkEnd w:id="1595"/>
    </w:p>
    <w:p w:rsidR="00A21AD3" w:rsidRDefault="00A21AD3" w:rsidP="00A21AD3">
      <w:r>
        <w:rPr>
          <w:noProof/>
          <w:lang w:val="en-US" w:eastAsia="en-US"/>
        </w:rPr>
        <w:drawing>
          <wp:inline distT="0" distB="0" distL="0" distR="0" wp14:anchorId="44D1F38E" wp14:editId="45795BE9">
            <wp:extent cx="3762375" cy="1504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2375" cy="1504950"/>
                    </a:xfrm>
                    <a:prstGeom prst="rect">
                      <a:avLst/>
                    </a:prstGeom>
                    <a:noFill/>
                    <a:ln>
                      <a:noFill/>
                    </a:ln>
                  </pic:spPr>
                </pic:pic>
              </a:graphicData>
            </a:graphic>
          </wp:inline>
        </w:drawing>
      </w:r>
    </w:p>
    <w:p w:rsidR="00A21AD3" w:rsidRDefault="00A21AD3" w:rsidP="00EF0DC9">
      <w:pPr>
        <w:pStyle w:val="Heading3"/>
      </w:pPr>
      <w:bookmarkStart w:id="1596" w:name="_Toc463354099"/>
      <w:r>
        <w:t>Duration</w:t>
      </w:r>
      <w:bookmarkEnd w:id="1596"/>
    </w:p>
    <w:p w:rsidR="00A21AD3" w:rsidRDefault="00A21AD3" w:rsidP="00EF0DC9">
      <w:pPr>
        <w:rPr>
          <w:i/>
        </w:rPr>
      </w:pPr>
      <w:r>
        <w:t xml:space="preserve">You can set the duration for the </w:t>
      </w:r>
      <w:r>
        <w:rPr>
          <w:b/>
          <w:i/>
        </w:rPr>
        <w:t>Task</w:t>
      </w:r>
      <w:r w:rsidR="00EF0DC9">
        <w:t xml:space="preserve"> to 5 minut</w:t>
      </w:r>
      <w:r>
        <w:t>es using the processing time</w:t>
      </w:r>
      <w:r w:rsidR="00EF0DC9">
        <w:rPr>
          <w:i/>
        </w:rPr>
        <w:t>.</w:t>
      </w:r>
    </w:p>
    <w:p w:rsidR="00A21AD3" w:rsidRDefault="00A21AD3" w:rsidP="00EF0DC9">
      <w:pPr>
        <w:pStyle w:val="Code"/>
      </w:pPr>
      <w:r>
        <w:t xml:space="preserve">      &lt;ElementParameters elementRef="task"&gt;</w:t>
      </w:r>
    </w:p>
    <w:p w:rsidR="00A21AD3" w:rsidRDefault="00EF0DC9" w:rsidP="00EF0DC9">
      <w:pPr>
        <w:pStyle w:val="Code"/>
      </w:pPr>
      <w:r>
        <w:t xml:space="preserve">          </w:t>
      </w:r>
      <w:r w:rsidR="00A21AD3">
        <w:t>&lt;TimeParameters&gt;</w:t>
      </w:r>
    </w:p>
    <w:p w:rsidR="00A21AD3" w:rsidRDefault="00EF0DC9" w:rsidP="00EF0DC9">
      <w:pPr>
        <w:pStyle w:val="Code"/>
      </w:pPr>
      <w:r>
        <w:t xml:space="preserve">              </w:t>
      </w:r>
      <w:r w:rsidR="00A21AD3">
        <w:t>&lt;ProcessingTime&gt;</w:t>
      </w:r>
    </w:p>
    <w:p w:rsidR="00A21AD3" w:rsidRDefault="00A21AD3" w:rsidP="00EF0DC9">
      <w:pPr>
        <w:pStyle w:val="Code"/>
      </w:pPr>
      <w:r>
        <w:t xml:space="preserve">              </w:t>
      </w:r>
      <w:r w:rsidR="00EF0DC9">
        <w:t xml:space="preserve">    </w:t>
      </w:r>
      <w:r>
        <w:t>&lt;DurationParameter value="PT5M"/&gt;</w:t>
      </w:r>
    </w:p>
    <w:p w:rsidR="00A21AD3" w:rsidRDefault="00EF0DC9" w:rsidP="00EF0DC9">
      <w:pPr>
        <w:pStyle w:val="Code"/>
      </w:pPr>
      <w:r>
        <w:t xml:space="preserve">              </w:t>
      </w:r>
      <w:r w:rsidR="00A21AD3">
        <w:t>&lt;/ProcessingTime&gt;</w:t>
      </w:r>
    </w:p>
    <w:p w:rsidR="00EF0DC9" w:rsidRDefault="00EF0DC9" w:rsidP="00EF0DC9">
      <w:pPr>
        <w:pStyle w:val="Code"/>
      </w:pPr>
      <w:r>
        <w:t xml:space="preserve">          &lt;/TimeParameters&gt;</w:t>
      </w:r>
    </w:p>
    <w:p w:rsidR="00A21AD3" w:rsidRDefault="00EF0DC9" w:rsidP="00EF0DC9">
      <w:pPr>
        <w:pStyle w:val="Code"/>
      </w:pPr>
      <w:r>
        <w:t xml:space="preserve">      &lt;/ElementParameters&gt;</w:t>
      </w:r>
    </w:p>
    <w:p w:rsidR="00A21AD3" w:rsidRDefault="00A21AD3" w:rsidP="00EF0DC9">
      <w:pPr>
        <w:pStyle w:val="Heading3"/>
      </w:pPr>
      <w:bookmarkStart w:id="1597" w:name="_Toc463354100"/>
      <w:r>
        <w:t>Lag Time</w:t>
      </w:r>
      <w:bookmarkEnd w:id="1597"/>
    </w:p>
    <w:p w:rsidR="00A21AD3" w:rsidRDefault="00A21AD3" w:rsidP="00EF0DC9">
      <w:r>
        <w:t xml:space="preserve">You can set the lag time of </w:t>
      </w:r>
      <w:r>
        <w:rPr>
          <w:b/>
          <w:i/>
        </w:rPr>
        <w:t xml:space="preserve">Seq1 </w:t>
      </w:r>
      <w:r>
        <w:t>to 10 seconds using the wait time</w:t>
      </w:r>
      <w:r w:rsidR="00EF0DC9">
        <w:t>.</w:t>
      </w:r>
    </w:p>
    <w:p w:rsidR="00A21AD3" w:rsidRDefault="00A21AD3" w:rsidP="00EF0DC9">
      <w:pPr>
        <w:pStyle w:val="Code"/>
        <w:ind w:firstLine="720"/>
      </w:pPr>
      <w:r>
        <w:t>&lt;ElementParameters elementRef="seq1"&gt;</w:t>
      </w:r>
    </w:p>
    <w:p w:rsidR="00A21AD3" w:rsidRDefault="00A21AD3" w:rsidP="00EF0DC9">
      <w:pPr>
        <w:pStyle w:val="Code"/>
      </w:pPr>
      <w:r>
        <w:t xml:space="preserve">  </w:t>
      </w:r>
      <w:r w:rsidR="00EF0DC9">
        <w:t xml:space="preserve">        </w:t>
      </w:r>
      <w:r>
        <w:t>&lt;TimeParameters&gt;</w:t>
      </w:r>
    </w:p>
    <w:p w:rsidR="00A21AD3" w:rsidRDefault="00A21AD3" w:rsidP="00EF0DC9">
      <w:pPr>
        <w:pStyle w:val="Code"/>
      </w:pPr>
      <w:r>
        <w:t xml:space="preserve">          </w:t>
      </w:r>
      <w:r w:rsidR="00EF0DC9">
        <w:t xml:space="preserve">    </w:t>
      </w:r>
      <w:r>
        <w:t>&lt;WaitTime&gt;</w:t>
      </w:r>
    </w:p>
    <w:p w:rsidR="00A21AD3" w:rsidRDefault="00A21AD3" w:rsidP="00EF0DC9">
      <w:pPr>
        <w:pStyle w:val="Code"/>
      </w:pPr>
      <w:r>
        <w:t xml:space="preserve">              </w:t>
      </w:r>
      <w:r w:rsidR="00EF0DC9">
        <w:t xml:space="preserve">    </w:t>
      </w:r>
      <w:r>
        <w:t>&lt;DurationParameter value="PT10S"/&gt;</w:t>
      </w:r>
    </w:p>
    <w:p w:rsidR="00A21AD3" w:rsidRDefault="00EF0DC9" w:rsidP="00EF0DC9">
      <w:pPr>
        <w:pStyle w:val="Code"/>
      </w:pPr>
      <w:r>
        <w:t xml:space="preserve">              </w:t>
      </w:r>
      <w:r w:rsidR="00A21AD3">
        <w:t>&lt;/ WaitTime &gt;</w:t>
      </w:r>
    </w:p>
    <w:p w:rsidR="00A21AD3" w:rsidRDefault="00EF0DC9" w:rsidP="00EF0DC9">
      <w:pPr>
        <w:pStyle w:val="Code"/>
      </w:pPr>
      <w:r>
        <w:t xml:space="preserve">          </w:t>
      </w:r>
      <w:r w:rsidR="00A21AD3">
        <w:t>&lt;/TimeParameters&gt;</w:t>
      </w:r>
    </w:p>
    <w:p w:rsidR="00A21AD3" w:rsidRDefault="00A21AD3" w:rsidP="00EF0DC9">
      <w:pPr>
        <w:pStyle w:val="Code"/>
      </w:pPr>
      <w:r>
        <w:t xml:space="preserve">      &lt;/ElementParameters&gt;</w:t>
      </w:r>
    </w:p>
    <w:p w:rsidR="00A21AD3" w:rsidRPr="00EF0DC9" w:rsidRDefault="00A21AD3" w:rsidP="00EF0DC9">
      <w:pPr>
        <w:pStyle w:val="Heading2"/>
      </w:pPr>
      <w:bookmarkStart w:id="1598" w:name="_Toc463354101"/>
      <w:r>
        <w:t>Control</w:t>
      </w:r>
      <w:r w:rsidR="00EF0DC9">
        <w:t xml:space="preserve"> </w:t>
      </w:r>
      <w:r>
        <w:t>Parameters</w:t>
      </w:r>
      <w:bookmarkEnd w:id="1598"/>
    </w:p>
    <w:p w:rsidR="00A21AD3" w:rsidRDefault="00A21AD3" w:rsidP="00EF0DC9">
      <w:pPr>
        <w:pStyle w:val="Heading3"/>
      </w:pPr>
      <w:bookmarkStart w:id="1599" w:name="_Toc463354102"/>
      <w:r>
        <w:t>Routing using Probabilities</w:t>
      </w:r>
      <w:bookmarkEnd w:id="1599"/>
    </w:p>
    <w:p w:rsidR="00A21AD3" w:rsidRDefault="00A21AD3" w:rsidP="00A21AD3">
      <w:r>
        <w:t xml:space="preserve">The probability attribute can be used to control splits inside a </w:t>
      </w:r>
      <w:r w:rsidR="00EF0DC9">
        <w:t>BPMN</w:t>
      </w:r>
      <w:r>
        <w:t xml:space="preserve"> drawing</w:t>
      </w:r>
      <w:r w:rsidR="00EF0DC9">
        <w:t>.</w:t>
      </w:r>
    </w:p>
    <w:p w:rsidR="00A21AD3" w:rsidRDefault="00A21AD3" w:rsidP="00A21AD3">
      <w:r>
        <w:rPr>
          <w:noProof/>
          <w:lang w:val="en-US" w:eastAsia="en-US"/>
        </w:rPr>
        <w:lastRenderedPageBreak/>
        <w:drawing>
          <wp:inline distT="0" distB="0" distL="0" distR="0" wp14:anchorId="5BC7E4DE" wp14:editId="1EA3EFB8">
            <wp:extent cx="3800475" cy="2162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0475" cy="2162175"/>
                    </a:xfrm>
                    <a:prstGeom prst="rect">
                      <a:avLst/>
                    </a:prstGeom>
                    <a:noFill/>
                    <a:ln>
                      <a:noFill/>
                    </a:ln>
                  </pic:spPr>
                </pic:pic>
              </a:graphicData>
            </a:graphic>
          </wp:inline>
        </w:drawing>
      </w:r>
    </w:p>
    <w:p w:rsidR="00A21AD3" w:rsidRDefault="00A21AD3" w:rsidP="00EF0DC9">
      <w:r>
        <w:t xml:space="preserve">To determine the odds of a split going 25% to </w:t>
      </w:r>
      <w:r>
        <w:rPr>
          <w:b/>
          <w:i/>
        </w:rPr>
        <w:t>choice1</w:t>
      </w:r>
      <w:r>
        <w:t xml:space="preserve"> and 75% to </w:t>
      </w:r>
      <w:r>
        <w:rPr>
          <w:b/>
          <w:i/>
        </w:rPr>
        <w:t>choice2</w:t>
      </w:r>
      <w:r>
        <w:t>, you can use the control parameters</w:t>
      </w:r>
      <w:r w:rsidR="00EF0DC9">
        <w:t>.</w:t>
      </w:r>
    </w:p>
    <w:p w:rsidR="00EF0DC9" w:rsidRDefault="00EF0DC9" w:rsidP="00EF0DC9">
      <w:pPr>
        <w:pStyle w:val="Code"/>
        <w:ind w:left="720"/>
      </w:pPr>
      <w:r>
        <w:t>&lt;ElementParameters elementRef="choice1"&gt;</w:t>
      </w:r>
    </w:p>
    <w:p w:rsidR="00EF0DC9" w:rsidRDefault="00EF0DC9" w:rsidP="00EF0DC9">
      <w:pPr>
        <w:pStyle w:val="Code"/>
        <w:ind w:left="720"/>
      </w:pPr>
      <w:r>
        <w:tab/>
        <w:t>&lt;ControlParameters&gt;</w:t>
      </w:r>
    </w:p>
    <w:p w:rsidR="00EF0DC9" w:rsidRDefault="00EF0DC9" w:rsidP="00EF0DC9">
      <w:pPr>
        <w:pStyle w:val="Code"/>
        <w:ind w:left="720"/>
      </w:pPr>
      <w:r>
        <w:tab/>
      </w:r>
      <w:r>
        <w:tab/>
        <w:t>&lt;Probability&gt;</w:t>
      </w:r>
    </w:p>
    <w:p w:rsidR="00EF0DC9" w:rsidRDefault="00EF0DC9" w:rsidP="00EF0DC9">
      <w:pPr>
        <w:pStyle w:val="Code"/>
        <w:ind w:left="720"/>
      </w:pPr>
      <w:r>
        <w:tab/>
      </w:r>
      <w:r>
        <w:tab/>
      </w:r>
      <w:r>
        <w:tab/>
        <w:t>&lt;FloatingParameter value="0.25"/&gt;</w:t>
      </w:r>
    </w:p>
    <w:p w:rsidR="00EF0DC9" w:rsidRDefault="00EF0DC9" w:rsidP="00EF0DC9">
      <w:pPr>
        <w:pStyle w:val="Code"/>
        <w:ind w:left="720"/>
      </w:pPr>
      <w:r>
        <w:tab/>
      </w:r>
      <w:r>
        <w:tab/>
        <w:t>&lt;/Probability&gt;</w:t>
      </w:r>
    </w:p>
    <w:p w:rsidR="00EF0DC9" w:rsidRDefault="00EF0DC9" w:rsidP="00EF0DC9">
      <w:pPr>
        <w:pStyle w:val="Code"/>
        <w:ind w:left="720"/>
      </w:pPr>
      <w:r>
        <w:tab/>
        <w:t>&lt;/ControlParameters&gt;</w:t>
      </w:r>
    </w:p>
    <w:p w:rsidR="00EF0DC9" w:rsidRDefault="00EF0DC9" w:rsidP="00EF0DC9">
      <w:pPr>
        <w:pStyle w:val="Code"/>
        <w:ind w:left="720"/>
      </w:pPr>
      <w:r>
        <w:t>&lt;/ElementParameters&gt;</w:t>
      </w:r>
    </w:p>
    <w:p w:rsidR="00EF0DC9" w:rsidRDefault="00EF0DC9" w:rsidP="00EF0DC9">
      <w:pPr>
        <w:pStyle w:val="Code"/>
        <w:ind w:left="720"/>
      </w:pPr>
      <w:r>
        <w:t>&lt;ElementParameters elementRef="choice2"&gt;</w:t>
      </w:r>
    </w:p>
    <w:p w:rsidR="00EF0DC9" w:rsidRDefault="00EF0DC9" w:rsidP="00EF0DC9">
      <w:pPr>
        <w:pStyle w:val="Code"/>
        <w:ind w:left="720"/>
      </w:pPr>
      <w:r>
        <w:tab/>
        <w:t>&lt;ControlParameters&gt;</w:t>
      </w:r>
    </w:p>
    <w:p w:rsidR="00EF0DC9" w:rsidRDefault="00EF0DC9" w:rsidP="00EF0DC9">
      <w:pPr>
        <w:pStyle w:val="Code"/>
        <w:ind w:left="720"/>
      </w:pPr>
      <w:r>
        <w:tab/>
      </w:r>
      <w:r>
        <w:tab/>
        <w:t>&lt;Probability&gt;</w:t>
      </w:r>
    </w:p>
    <w:p w:rsidR="00EF0DC9" w:rsidRDefault="00EF0DC9" w:rsidP="00EF0DC9">
      <w:pPr>
        <w:pStyle w:val="Code"/>
        <w:ind w:left="720"/>
      </w:pPr>
      <w:r>
        <w:tab/>
      </w:r>
      <w:r>
        <w:tab/>
      </w:r>
      <w:r>
        <w:tab/>
        <w:t>&lt;FloatingParameter value="0.75"/&gt;</w:t>
      </w:r>
    </w:p>
    <w:p w:rsidR="00EF0DC9" w:rsidRDefault="00EF0DC9" w:rsidP="00EF0DC9">
      <w:pPr>
        <w:pStyle w:val="Code"/>
        <w:ind w:left="720"/>
      </w:pPr>
      <w:r>
        <w:tab/>
      </w:r>
      <w:r>
        <w:tab/>
        <w:t>&lt;/Probability&gt;</w:t>
      </w:r>
    </w:p>
    <w:p w:rsidR="00EF0DC9" w:rsidRDefault="00EF0DC9" w:rsidP="00EF0DC9">
      <w:pPr>
        <w:pStyle w:val="Code"/>
        <w:ind w:left="720"/>
      </w:pPr>
      <w:r>
        <w:tab/>
        <w:t>&lt;/ControlParameters&gt;</w:t>
      </w:r>
    </w:p>
    <w:p w:rsidR="00A21AD3" w:rsidRDefault="00EF0DC9" w:rsidP="00EF0DC9">
      <w:pPr>
        <w:pStyle w:val="Code"/>
        <w:ind w:left="720"/>
        <w:rPr>
          <w:ins w:id="1600" w:author="Geoff Hook" w:date="2016-07-19T10:03:00Z"/>
        </w:rPr>
      </w:pPr>
      <w:r>
        <w:t>&lt;/ElementParameters&gt;</w:t>
      </w:r>
    </w:p>
    <w:p w:rsidR="00261EAE" w:rsidRDefault="00261EAE" w:rsidP="00EF0DC9">
      <w:pPr>
        <w:pStyle w:val="Code"/>
        <w:ind w:left="720"/>
        <w:rPr>
          <w:ins w:id="1601" w:author="Geoff Hook" w:date="2016-07-19T10:03:00Z"/>
        </w:rPr>
      </w:pPr>
    </w:p>
    <w:p w:rsidR="00261EAE" w:rsidDel="00495B32" w:rsidRDefault="00261EAE" w:rsidP="00EF0DC9">
      <w:pPr>
        <w:pStyle w:val="Code"/>
        <w:ind w:left="720"/>
        <w:rPr>
          <w:del w:id="1602" w:author="Geoff Hook" w:date="2016-09-26T15:44:00Z"/>
        </w:rPr>
      </w:pPr>
      <w:bookmarkStart w:id="1603" w:name="_Toc463353376"/>
      <w:bookmarkStart w:id="1604" w:name="_Toc463354103"/>
      <w:bookmarkEnd w:id="1603"/>
      <w:bookmarkEnd w:id="1604"/>
    </w:p>
    <w:p w:rsidR="00A21AD3" w:rsidRDefault="00A21AD3" w:rsidP="00A21AD3">
      <w:pPr>
        <w:pStyle w:val="Heading3"/>
      </w:pPr>
      <w:bookmarkStart w:id="1605" w:name="_Toc463354104"/>
      <w:r>
        <w:t>Control Process Instantiation</w:t>
      </w:r>
      <w:bookmarkEnd w:id="1605"/>
    </w:p>
    <w:p w:rsidR="00A21AD3" w:rsidRDefault="00A21AD3" w:rsidP="00A21AD3">
      <w:r>
        <w:t>To control the start of start of a process:</w:t>
      </w:r>
    </w:p>
    <w:p w:rsidR="00A21AD3" w:rsidRDefault="00A21AD3" w:rsidP="00A21AD3">
      <w:r>
        <w:rPr>
          <w:noProof/>
          <w:lang w:val="en-US" w:eastAsia="en-US"/>
        </w:rPr>
        <w:drawing>
          <wp:inline distT="0" distB="0" distL="0" distR="0" wp14:anchorId="12301BDF" wp14:editId="5AA9EC10">
            <wp:extent cx="2514600" cy="1009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4600" cy="1009650"/>
                    </a:xfrm>
                    <a:prstGeom prst="rect">
                      <a:avLst/>
                    </a:prstGeom>
                    <a:noFill/>
                    <a:ln>
                      <a:noFill/>
                    </a:ln>
                  </pic:spPr>
                </pic:pic>
              </a:graphicData>
            </a:graphic>
          </wp:inline>
        </w:drawing>
      </w:r>
    </w:p>
    <w:p w:rsidR="00A21AD3" w:rsidRDefault="00A21AD3" w:rsidP="00EF0DC9">
      <w:r>
        <w:t>To start this process every 5 minutes, you can use the inter trigger timer on the start</w:t>
      </w:r>
      <w:r w:rsidR="00EF0DC9">
        <w:t>.</w:t>
      </w:r>
    </w:p>
    <w:p w:rsidR="00EF0DC9" w:rsidRDefault="00EF0DC9" w:rsidP="00EF0DC9">
      <w:pPr>
        <w:pStyle w:val="Code"/>
        <w:ind w:left="720"/>
      </w:pPr>
      <w:r>
        <w:t>&lt;ElementParameters elementRef="start"&gt;</w:t>
      </w:r>
    </w:p>
    <w:p w:rsidR="00EF0DC9" w:rsidRDefault="00EF0DC9" w:rsidP="00EF0DC9">
      <w:pPr>
        <w:pStyle w:val="Code"/>
        <w:ind w:left="720"/>
      </w:pPr>
      <w:r>
        <w:tab/>
        <w:t>&lt;ControlParameters&gt;</w:t>
      </w:r>
    </w:p>
    <w:p w:rsidR="00EF0DC9" w:rsidRDefault="00EF0DC9" w:rsidP="00EF0DC9">
      <w:pPr>
        <w:pStyle w:val="Code"/>
        <w:ind w:left="720"/>
      </w:pPr>
      <w:r>
        <w:tab/>
      </w:r>
      <w:r>
        <w:tab/>
        <w:t>&lt;InterTriggerTimer&gt;</w:t>
      </w:r>
    </w:p>
    <w:p w:rsidR="00EF0DC9" w:rsidRDefault="00EF0DC9" w:rsidP="00EF0DC9">
      <w:pPr>
        <w:pStyle w:val="Code"/>
        <w:ind w:left="720"/>
      </w:pPr>
      <w:r>
        <w:tab/>
      </w:r>
      <w:r>
        <w:tab/>
      </w:r>
      <w:r>
        <w:tab/>
        <w:t>&lt;DurationParameter value="PT5M"/&gt;</w:t>
      </w:r>
    </w:p>
    <w:p w:rsidR="00EF0DC9" w:rsidRDefault="00EF0DC9" w:rsidP="00EF0DC9">
      <w:pPr>
        <w:pStyle w:val="Code"/>
        <w:ind w:left="720"/>
      </w:pPr>
      <w:r>
        <w:tab/>
      </w:r>
      <w:r>
        <w:tab/>
        <w:t>&lt;/InterTriggerTimer&gt;</w:t>
      </w:r>
    </w:p>
    <w:p w:rsidR="00EF0DC9" w:rsidRDefault="00EF0DC9" w:rsidP="00EF0DC9">
      <w:pPr>
        <w:pStyle w:val="Code"/>
        <w:ind w:left="720"/>
      </w:pPr>
      <w:r>
        <w:tab/>
        <w:t>&lt;/ControlParameters&gt;</w:t>
      </w:r>
    </w:p>
    <w:p w:rsidR="00A21AD3" w:rsidRDefault="00EF0DC9" w:rsidP="00EF0DC9">
      <w:pPr>
        <w:pStyle w:val="Code"/>
        <w:ind w:left="720"/>
      </w:pPr>
      <w:r>
        <w:t>&lt;/ElementParameters&gt;</w:t>
      </w:r>
    </w:p>
    <w:p w:rsidR="00EF0DC9" w:rsidRDefault="00A21AD3" w:rsidP="00EF0DC9">
      <w:pPr>
        <w:pStyle w:val="NoSpacing"/>
      </w:pPr>
      <w:r>
        <w:lastRenderedPageBreak/>
        <w:t>You can also determine the number of times a process starts using the starting instance count parameter (starts 100 tokens)</w:t>
      </w:r>
      <w:r w:rsidR="00EF0DC9">
        <w:t>.</w:t>
      </w:r>
    </w:p>
    <w:p w:rsidR="00EF0DC9" w:rsidRDefault="00EF0DC9" w:rsidP="00EF0DC9">
      <w:pPr>
        <w:pStyle w:val="Code"/>
        <w:ind w:left="720"/>
      </w:pPr>
      <w:r>
        <w:t>&lt;ElementParameters elementRef="start"&gt;</w:t>
      </w:r>
    </w:p>
    <w:p w:rsidR="00EF0DC9" w:rsidRDefault="00EF0DC9" w:rsidP="00EF0DC9">
      <w:pPr>
        <w:pStyle w:val="Code"/>
        <w:ind w:left="720"/>
      </w:pPr>
      <w:r>
        <w:tab/>
        <w:t>&lt;ControlParameters&gt;</w:t>
      </w:r>
    </w:p>
    <w:p w:rsidR="00EF0DC9" w:rsidRDefault="00EF0DC9" w:rsidP="00EF0DC9">
      <w:pPr>
        <w:pStyle w:val="Code"/>
        <w:ind w:left="720"/>
      </w:pPr>
      <w:r>
        <w:tab/>
      </w:r>
      <w:r>
        <w:tab/>
        <w:t>&lt;TriggerCount&gt;</w:t>
      </w:r>
    </w:p>
    <w:p w:rsidR="00EF0DC9" w:rsidRDefault="00EF0DC9" w:rsidP="00EF0DC9">
      <w:pPr>
        <w:pStyle w:val="Code"/>
        <w:ind w:left="720"/>
      </w:pPr>
      <w:r>
        <w:tab/>
      </w:r>
      <w:r>
        <w:tab/>
      </w:r>
      <w:r>
        <w:tab/>
        <w:t>&lt;NumericParameter value="100"/&gt;</w:t>
      </w:r>
    </w:p>
    <w:p w:rsidR="00EF0DC9" w:rsidRDefault="00EF0DC9" w:rsidP="00EF0DC9">
      <w:pPr>
        <w:pStyle w:val="Code"/>
        <w:ind w:left="720"/>
      </w:pPr>
      <w:r>
        <w:tab/>
      </w:r>
      <w:r>
        <w:tab/>
        <w:t>&lt;/ TriggerCount &gt;</w:t>
      </w:r>
    </w:p>
    <w:p w:rsidR="00EF0DC9" w:rsidRDefault="00EF0DC9" w:rsidP="00EF0DC9">
      <w:pPr>
        <w:pStyle w:val="Code"/>
        <w:ind w:left="720"/>
      </w:pPr>
      <w:r>
        <w:tab/>
        <w:t>&lt;/ControlParameters&gt;</w:t>
      </w:r>
    </w:p>
    <w:p w:rsidR="00A21AD3" w:rsidRDefault="00EF0DC9" w:rsidP="00EF0DC9">
      <w:pPr>
        <w:pStyle w:val="Code"/>
        <w:ind w:left="720"/>
      </w:pPr>
      <w:r>
        <w:t>&lt;/ElementParameters&gt;</w:t>
      </w:r>
    </w:p>
    <w:p w:rsidR="00A21AD3" w:rsidRDefault="00A21AD3" w:rsidP="00EF0DC9">
      <w:pPr>
        <w:pStyle w:val="NoSpacing"/>
      </w:pPr>
      <w:r>
        <w:t>You could also combine the inter trigger with the instance count to start 100 instances but start one every 5 minutes</w:t>
      </w:r>
      <w:r w:rsidR="00EF0DC9">
        <w:t>.</w:t>
      </w:r>
    </w:p>
    <w:p w:rsidR="00EF0DC9" w:rsidRDefault="00EF0DC9" w:rsidP="00EF0DC9">
      <w:pPr>
        <w:pStyle w:val="Code"/>
        <w:ind w:left="720"/>
      </w:pPr>
      <w:r>
        <w:t>&lt;ElementParameters elementRef="start"&gt;</w:t>
      </w:r>
    </w:p>
    <w:p w:rsidR="00EF0DC9" w:rsidRDefault="00EF0DC9" w:rsidP="00EF0DC9">
      <w:pPr>
        <w:pStyle w:val="Code"/>
        <w:ind w:left="720"/>
      </w:pPr>
      <w:r>
        <w:tab/>
        <w:t>&lt;ControlParameters&gt;</w:t>
      </w:r>
    </w:p>
    <w:p w:rsidR="00EF0DC9" w:rsidRDefault="00EF0DC9" w:rsidP="00EF0DC9">
      <w:pPr>
        <w:pStyle w:val="Code"/>
        <w:ind w:left="720"/>
      </w:pPr>
      <w:r>
        <w:tab/>
      </w:r>
      <w:r>
        <w:tab/>
        <w:t>&lt; TriggerCount &gt;</w:t>
      </w:r>
    </w:p>
    <w:p w:rsidR="00EF0DC9" w:rsidRDefault="00EF0DC9" w:rsidP="00EF0DC9">
      <w:pPr>
        <w:pStyle w:val="Code"/>
        <w:ind w:left="720"/>
      </w:pPr>
      <w:r>
        <w:tab/>
      </w:r>
      <w:r>
        <w:tab/>
      </w:r>
      <w:r>
        <w:tab/>
        <w:t>&lt;NumericParameter value="100"/&gt;</w:t>
      </w:r>
    </w:p>
    <w:p w:rsidR="00EF0DC9" w:rsidRDefault="00EF0DC9" w:rsidP="00EF0DC9">
      <w:pPr>
        <w:pStyle w:val="Code"/>
        <w:ind w:left="720"/>
      </w:pPr>
      <w:r>
        <w:tab/>
      </w:r>
      <w:r>
        <w:tab/>
        <w:t>&lt;/ TriggerCount &gt;</w:t>
      </w:r>
    </w:p>
    <w:p w:rsidR="00EF0DC9" w:rsidRDefault="00EF0DC9" w:rsidP="00EF0DC9">
      <w:pPr>
        <w:pStyle w:val="Code"/>
        <w:ind w:left="720"/>
      </w:pPr>
      <w:r>
        <w:tab/>
      </w:r>
      <w:r>
        <w:tab/>
        <w:t>&lt;InterTriggerTimer&gt;</w:t>
      </w:r>
    </w:p>
    <w:p w:rsidR="00EF0DC9" w:rsidRDefault="00EF0DC9" w:rsidP="00EF0DC9">
      <w:pPr>
        <w:pStyle w:val="Code"/>
        <w:ind w:left="720"/>
      </w:pPr>
      <w:r>
        <w:tab/>
      </w:r>
      <w:r>
        <w:tab/>
      </w:r>
      <w:r>
        <w:tab/>
        <w:t>&lt;DurationParameter value="PT5M"/&gt;</w:t>
      </w:r>
    </w:p>
    <w:p w:rsidR="00EF0DC9" w:rsidRDefault="00EF0DC9" w:rsidP="00EF0DC9">
      <w:pPr>
        <w:pStyle w:val="Code"/>
        <w:ind w:left="720"/>
      </w:pPr>
      <w:r>
        <w:tab/>
      </w:r>
      <w:r>
        <w:tab/>
        <w:t>&lt;/InterTriggerTimer&gt;</w:t>
      </w:r>
    </w:p>
    <w:p w:rsidR="00EF0DC9" w:rsidRDefault="00EF0DC9" w:rsidP="00EF0DC9">
      <w:pPr>
        <w:pStyle w:val="Code"/>
        <w:ind w:left="720"/>
      </w:pPr>
      <w:r>
        <w:tab/>
        <w:t>&lt;/ControlParameters&gt;</w:t>
      </w:r>
    </w:p>
    <w:p w:rsidR="00A21AD3" w:rsidRDefault="00EF0DC9" w:rsidP="00EF0DC9">
      <w:pPr>
        <w:pStyle w:val="Code"/>
        <w:ind w:left="720"/>
      </w:pPr>
      <w:r>
        <w:t>&lt;/ElementParameters&gt;</w:t>
      </w:r>
    </w:p>
    <w:p w:rsidR="00A21AD3" w:rsidRDefault="00EF0DC9" w:rsidP="00A21AD3">
      <w:pPr>
        <w:pStyle w:val="Heading2"/>
      </w:pPr>
      <w:bookmarkStart w:id="1606" w:name="_Toc463354105"/>
      <w:r>
        <w:t>Using</w:t>
      </w:r>
      <w:r w:rsidR="00A21AD3">
        <w:t xml:space="preserve"> advanced parameterisation</w:t>
      </w:r>
      <w:bookmarkEnd w:id="1606"/>
    </w:p>
    <w:p w:rsidR="00A21AD3" w:rsidRDefault="00A21AD3" w:rsidP="00A21AD3">
      <w:pPr>
        <w:pStyle w:val="NoSpacing"/>
      </w:pPr>
      <w:r>
        <w:t>Using the following simple diagram, in this section we present</w:t>
      </w:r>
      <w:del w:id="1607" w:author="Geoff Hook" w:date="2016-09-19T14:23:00Z">
        <w:r w:rsidDel="00377497">
          <w:delText>s</w:delText>
        </w:r>
      </w:del>
      <w:r>
        <w:t xml:space="preserve"> various </w:t>
      </w:r>
      <w:ins w:id="1608" w:author="Geoff Hook" w:date="2016-09-19T14:23:00Z">
        <w:r w:rsidR="00377497">
          <w:t xml:space="preserve">more </w:t>
        </w:r>
      </w:ins>
      <w:r>
        <w:t>advance</w:t>
      </w:r>
      <w:ins w:id="1609" w:author="Geoff Hook" w:date="2016-09-19T14:23:00Z">
        <w:r w:rsidR="00377497">
          <w:t>d</w:t>
        </w:r>
      </w:ins>
      <w:del w:id="1610" w:author="Geoff Hook" w:date="2016-09-19T14:23:00Z">
        <w:r w:rsidDel="00377497">
          <w:delText>s</w:delText>
        </w:r>
      </w:del>
      <w:r>
        <w:t xml:space="preserve"> way</w:t>
      </w:r>
      <w:ins w:id="1611" w:author="Geoff Hook" w:date="2016-09-19T14:23:00Z">
        <w:r w:rsidR="00377497">
          <w:t>s</w:t>
        </w:r>
      </w:ins>
      <w:r>
        <w:t xml:space="preserve"> of defining the duration of the task.</w:t>
      </w:r>
    </w:p>
    <w:p w:rsidR="00A21AD3" w:rsidRDefault="00A21AD3" w:rsidP="00A21AD3">
      <w:pPr>
        <w:pStyle w:val="NoSpacing"/>
      </w:pPr>
      <w:r>
        <w:rPr>
          <w:noProof/>
          <w:lang w:val="en-US" w:eastAsia="en-US"/>
        </w:rPr>
        <w:drawing>
          <wp:inline distT="0" distB="0" distL="0" distR="0" wp14:anchorId="43D2088A" wp14:editId="6B9E7118">
            <wp:extent cx="3762375" cy="1504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2375" cy="1504950"/>
                    </a:xfrm>
                    <a:prstGeom prst="rect">
                      <a:avLst/>
                    </a:prstGeom>
                    <a:noFill/>
                    <a:ln>
                      <a:noFill/>
                    </a:ln>
                  </pic:spPr>
                </pic:pic>
              </a:graphicData>
            </a:graphic>
          </wp:inline>
        </w:drawing>
      </w:r>
    </w:p>
    <w:p w:rsidR="00A21AD3" w:rsidRDefault="00A21AD3" w:rsidP="00EF0DC9">
      <w:pPr>
        <w:pStyle w:val="Heading3"/>
      </w:pPr>
      <w:bookmarkStart w:id="1612" w:name="_Toc463354106"/>
      <w:r>
        <w:t>Distribution</w:t>
      </w:r>
      <w:bookmarkEnd w:id="1612"/>
    </w:p>
    <w:p w:rsidR="00A21AD3" w:rsidRDefault="00A21AD3" w:rsidP="00A21AD3">
      <w:r>
        <w:t xml:space="preserve">Here is how you can express the duration to </w:t>
      </w:r>
      <w:r w:rsidR="00EF0DC9">
        <w:t>be random from 3 to 10 minutes.</w:t>
      </w:r>
    </w:p>
    <w:p w:rsidR="00EF0DC9" w:rsidRDefault="00EF0DC9" w:rsidP="00EF0DC9">
      <w:pPr>
        <w:pStyle w:val="Code"/>
        <w:ind w:left="720"/>
      </w:pPr>
      <w:r>
        <w:t>&lt;Scenario id="default" name="Scenario"&gt;</w:t>
      </w:r>
    </w:p>
    <w:p w:rsidR="00EF0DC9" w:rsidRDefault="00EF0DC9" w:rsidP="00EF0DC9">
      <w:pPr>
        <w:pStyle w:val="Code"/>
        <w:ind w:left="720"/>
      </w:pPr>
      <w:r>
        <w:tab/>
        <w:t>&lt;ScenarioParameters  baseTimeUnit="min"/&gt;</w:t>
      </w:r>
    </w:p>
    <w:p w:rsidR="00EF0DC9" w:rsidRDefault="00EF0DC9" w:rsidP="00EF0DC9">
      <w:pPr>
        <w:pStyle w:val="Code"/>
        <w:ind w:left="720"/>
      </w:pPr>
      <w:r>
        <w:tab/>
      </w:r>
      <w:r w:rsidRPr="00EF0DC9">
        <w:rPr>
          <w:color w:val="FF0000"/>
        </w:rPr>
        <w:t>&lt;ElementParameters elementRef="task"&gt;</w:t>
      </w:r>
    </w:p>
    <w:p w:rsidR="00EF0DC9" w:rsidRDefault="00EF0DC9" w:rsidP="00EF0DC9">
      <w:pPr>
        <w:pStyle w:val="Code"/>
        <w:ind w:left="720"/>
      </w:pPr>
      <w:r>
        <w:tab/>
      </w:r>
      <w:r>
        <w:tab/>
        <w:t>&lt;TimeParameters&gt;</w:t>
      </w:r>
    </w:p>
    <w:p w:rsidR="00EF0DC9" w:rsidRDefault="00EF0DC9" w:rsidP="00EF0DC9">
      <w:pPr>
        <w:pStyle w:val="Code"/>
        <w:ind w:left="720"/>
      </w:pPr>
      <w:r>
        <w:tab/>
      </w:r>
      <w:r>
        <w:tab/>
      </w:r>
      <w:r>
        <w:tab/>
        <w:t>&lt;ProcessingTime&gt;</w:t>
      </w:r>
    </w:p>
    <w:p w:rsidR="00EF0DC9" w:rsidRPr="00EF0DC9" w:rsidRDefault="00EF0DC9" w:rsidP="00EF0DC9">
      <w:pPr>
        <w:pStyle w:val="Code"/>
        <w:ind w:left="720"/>
        <w:rPr>
          <w:color w:val="FF0000"/>
        </w:rPr>
      </w:pPr>
      <w:r>
        <w:tab/>
      </w:r>
      <w:r>
        <w:tab/>
      </w:r>
      <w:r>
        <w:tab/>
      </w:r>
      <w:r>
        <w:tab/>
      </w:r>
      <w:r w:rsidRPr="00EF0DC9">
        <w:rPr>
          <w:color w:val="FF0000"/>
        </w:rPr>
        <w:t>&lt;UniformDistribution min="3" max="10"/&gt;</w:t>
      </w:r>
    </w:p>
    <w:p w:rsidR="00EF0DC9" w:rsidRDefault="00EF0DC9" w:rsidP="00EF0DC9">
      <w:pPr>
        <w:pStyle w:val="Code"/>
        <w:ind w:left="720"/>
      </w:pPr>
      <w:r>
        <w:tab/>
      </w:r>
      <w:r>
        <w:tab/>
      </w:r>
      <w:r>
        <w:tab/>
        <w:t>&lt;/ProcessingTime&gt;</w:t>
      </w:r>
    </w:p>
    <w:p w:rsidR="00EF0DC9" w:rsidRDefault="00EF0DC9" w:rsidP="00EF0DC9">
      <w:pPr>
        <w:pStyle w:val="Code"/>
        <w:ind w:left="720"/>
      </w:pPr>
      <w:r>
        <w:tab/>
      </w:r>
      <w:r>
        <w:tab/>
        <w:t>&lt;/TimeParameters&gt;</w:t>
      </w:r>
    </w:p>
    <w:p w:rsidR="00EF0DC9" w:rsidRDefault="00EF0DC9" w:rsidP="00EF0DC9">
      <w:pPr>
        <w:pStyle w:val="Code"/>
        <w:ind w:left="720"/>
      </w:pPr>
      <w:r>
        <w:tab/>
        <w:t>&lt;/ElementParameters&gt;</w:t>
      </w:r>
    </w:p>
    <w:p w:rsidR="00A21AD3" w:rsidRDefault="00EF0DC9" w:rsidP="00EF0DC9">
      <w:pPr>
        <w:pStyle w:val="Code"/>
        <w:ind w:left="720"/>
      </w:pPr>
      <w:r>
        <w:t>&lt;/Scenario&gt;</w:t>
      </w:r>
    </w:p>
    <w:p w:rsidR="00A21AD3" w:rsidRDefault="00A21AD3" w:rsidP="00A21AD3">
      <w:pPr>
        <w:pStyle w:val="NoSpacing"/>
      </w:pPr>
      <w:r>
        <w:lastRenderedPageBreak/>
        <w:t>Here we used a uniform distribution from 3 to 10 and we defined at the scenario level that</w:t>
      </w:r>
      <w:r w:rsidR="00EF0DC9">
        <w:t xml:space="preserve"> the base time unit is minutes.</w:t>
      </w:r>
    </w:p>
    <w:p w:rsidR="00A21AD3" w:rsidRDefault="00A21AD3" w:rsidP="00A21AD3">
      <w:pPr>
        <w:pStyle w:val="NoSpacing"/>
      </w:pPr>
      <w:r>
        <w:t>We could do the same in seconds</w:t>
      </w:r>
      <w:r w:rsidR="00EF0DC9">
        <w:t>.</w:t>
      </w:r>
    </w:p>
    <w:p w:rsidR="00EF0DC9" w:rsidRDefault="00EF0DC9" w:rsidP="00EF0DC9">
      <w:pPr>
        <w:pStyle w:val="Code"/>
        <w:ind w:left="720"/>
      </w:pPr>
      <w:r>
        <w:t>&lt;Scenario id="default" name="Scenario"&gt;</w:t>
      </w:r>
    </w:p>
    <w:p w:rsidR="00EF0DC9" w:rsidRDefault="00EF0DC9" w:rsidP="00EF0DC9">
      <w:pPr>
        <w:pStyle w:val="Code"/>
        <w:ind w:left="720"/>
      </w:pPr>
      <w:r>
        <w:tab/>
        <w:t>&lt;ScenarioParameters baseTimeUnit="s"/&gt;</w:t>
      </w:r>
    </w:p>
    <w:p w:rsidR="00EF0DC9" w:rsidRDefault="00EF0DC9" w:rsidP="00EF0DC9">
      <w:pPr>
        <w:pStyle w:val="Code"/>
        <w:ind w:left="720"/>
      </w:pPr>
      <w:r>
        <w:tab/>
      </w:r>
      <w:r w:rsidRPr="00EF0DC9">
        <w:rPr>
          <w:color w:val="FF0000"/>
        </w:rPr>
        <w:t>&lt;ElementParameters elementRef="task"&gt;</w:t>
      </w:r>
    </w:p>
    <w:p w:rsidR="00EF0DC9" w:rsidRDefault="00EF0DC9" w:rsidP="00EF0DC9">
      <w:pPr>
        <w:pStyle w:val="Code"/>
        <w:ind w:left="720"/>
      </w:pPr>
      <w:r>
        <w:tab/>
      </w:r>
      <w:r>
        <w:tab/>
        <w:t>&lt;TimeParameters&gt;</w:t>
      </w:r>
    </w:p>
    <w:p w:rsidR="00EF0DC9" w:rsidRDefault="00EF0DC9" w:rsidP="00EF0DC9">
      <w:pPr>
        <w:pStyle w:val="Code"/>
        <w:ind w:left="720"/>
      </w:pPr>
      <w:r>
        <w:tab/>
      </w:r>
      <w:r>
        <w:tab/>
      </w:r>
      <w:r>
        <w:tab/>
        <w:t>&lt;ProcessingTime&gt;</w:t>
      </w:r>
    </w:p>
    <w:p w:rsidR="00EF0DC9" w:rsidRPr="00EF0DC9" w:rsidRDefault="00EF0DC9" w:rsidP="00EF0DC9">
      <w:pPr>
        <w:pStyle w:val="Code"/>
        <w:ind w:left="720"/>
        <w:rPr>
          <w:color w:val="FF0000"/>
        </w:rPr>
      </w:pPr>
      <w:r>
        <w:tab/>
      </w:r>
      <w:r>
        <w:tab/>
      </w:r>
      <w:r>
        <w:tab/>
      </w:r>
      <w:r>
        <w:tab/>
      </w:r>
      <w:r w:rsidRPr="00EF0DC9">
        <w:rPr>
          <w:color w:val="FF0000"/>
        </w:rPr>
        <w:t>&lt;UniformDistribution min="180" max="600"/&gt;</w:t>
      </w:r>
    </w:p>
    <w:p w:rsidR="00EF0DC9" w:rsidRDefault="00EF0DC9" w:rsidP="00EF0DC9">
      <w:pPr>
        <w:pStyle w:val="Code"/>
        <w:ind w:left="720"/>
      </w:pPr>
      <w:r>
        <w:tab/>
      </w:r>
      <w:r>
        <w:tab/>
      </w:r>
      <w:r>
        <w:tab/>
        <w:t>&lt;/ProcessingTime&gt;</w:t>
      </w:r>
    </w:p>
    <w:p w:rsidR="00EF0DC9" w:rsidRDefault="00EF0DC9" w:rsidP="00EF0DC9">
      <w:pPr>
        <w:pStyle w:val="Code"/>
        <w:ind w:left="720"/>
      </w:pPr>
      <w:r>
        <w:tab/>
      </w:r>
      <w:r>
        <w:tab/>
        <w:t>&lt;/TimeParameters&gt;</w:t>
      </w:r>
    </w:p>
    <w:p w:rsidR="00EF0DC9" w:rsidRDefault="00EF0DC9" w:rsidP="00EF0DC9">
      <w:pPr>
        <w:pStyle w:val="Code"/>
        <w:ind w:left="720"/>
      </w:pPr>
      <w:r>
        <w:tab/>
        <w:t>&lt;/ElementParameters&gt;</w:t>
      </w:r>
    </w:p>
    <w:p w:rsidR="00A21AD3" w:rsidRDefault="00EF0DC9" w:rsidP="00EF0DC9">
      <w:pPr>
        <w:pStyle w:val="Code"/>
        <w:ind w:left="720"/>
      </w:pPr>
      <w:r>
        <w:t>&lt;/Scenario&gt;</w:t>
      </w:r>
    </w:p>
    <w:p w:rsidR="00A21AD3" w:rsidRDefault="00A21AD3" w:rsidP="00A21AD3">
      <w:pPr>
        <w:pStyle w:val="NoSpacing"/>
      </w:pPr>
      <w:r>
        <w:t>Both o</w:t>
      </w:r>
      <w:r w:rsidR="00EF0DC9">
        <w:t>f these examples are equivalent</w:t>
      </w:r>
    </w:p>
    <w:p w:rsidR="00A21AD3" w:rsidRDefault="00A21AD3" w:rsidP="00EF0DC9">
      <w:pPr>
        <w:pStyle w:val="Heading3"/>
      </w:pPr>
      <w:bookmarkStart w:id="1613" w:name="_Toc463354107"/>
      <w:r>
        <w:t>User Distribution</w:t>
      </w:r>
      <w:bookmarkEnd w:id="1613"/>
    </w:p>
    <w:p w:rsidR="00A21AD3" w:rsidRDefault="00A21AD3" w:rsidP="00A21AD3">
      <w:r>
        <w:t xml:space="preserve">We could also specify that the duration is 5 minutes 90% of the time </w:t>
      </w:r>
      <w:r w:rsidR="00EE7D09">
        <w:t>but 10 minutes 10% of the time.</w:t>
      </w:r>
    </w:p>
    <w:p w:rsidR="00EE7D09" w:rsidRDefault="00EE7D09" w:rsidP="00EE7D09">
      <w:pPr>
        <w:pStyle w:val="Code"/>
        <w:ind w:left="720"/>
      </w:pPr>
      <w:r>
        <w:t>&lt;TimeParameters&gt;</w:t>
      </w:r>
    </w:p>
    <w:p w:rsidR="00EE7D09" w:rsidRDefault="00EE7D09" w:rsidP="00EE7D09">
      <w:pPr>
        <w:pStyle w:val="Code"/>
        <w:ind w:left="720"/>
      </w:pPr>
      <w:r>
        <w:tab/>
        <w:t>&lt;ProcessingTime&gt;</w:t>
      </w:r>
    </w:p>
    <w:p w:rsidR="00EE7D09" w:rsidRDefault="00EE7D09" w:rsidP="00EE7D09">
      <w:pPr>
        <w:pStyle w:val="Code"/>
        <w:ind w:left="720"/>
      </w:pPr>
      <w:r>
        <w:tab/>
      </w:r>
      <w:r>
        <w:tab/>
        <w:t>&lt;UserDistribution&gt;</w:t>
      </w:r>
    </w:p>
    <w:p w:rsidR="00EE7D09" w:rsidRDefault="00EE7D09" w:rsidP="00EE7D09">
      <w:pPr>
        <w:pStyle w:val="Code"/>
        <w:ind w:left="720"/>
      </w:pPr>
      <w:r>
        <w:tab/>
      </w:r>
      <w:r>
        <w:tab/>
      </w:r>
      <w:r>
        <w:tab/>
        <w:t>&lt;UserDistributionDataPoint probability="0.9"&gt;</w:t>
      </w:r>
    </w:p>
    <w:p w:rsidR="00EE7D09" w:rsidRDefault="00EE7D09" w:rsidP="00EE7D09">
      <w:pPr>
        <w:pStyle w:val="Code"/>
        <w:ind w:left="720"/>
      </w:pPr>
      <w:r>
        <w:tab/>
      </w:r>
      <w:r>
        <w:tab/>
      </w:r>
      <w:r>
        <w:tab/>
      </w:r>
      <w:r>
        <w:tab/>
        <w:t>&lt;DurationParameter value="PT5M"/&gt;</w:t>
      </w:r>
    </w:p>
    <w:p w:rsidR="00EE7D09" w:rsidRDefault="00EE7D09" w:rsidP="00EE7D09">
      <w:pPr>
        <w:pStyle w:val="Code"/>
        <w:ind w:left="720"/>
      </w:pPr>
      <w:r>
        <w:tab/>
      </w:r>
      <w:r>
        <w:tab/>
      </w:r>
      <w:r>
        <w:tab/>
        <w:t>&lt;/UserDistributionDataPoint&gt;</w:t>
      </w:r>
    </w:p>
    <w:p w:rsidR="00EE7D09" w:rsidRDefault="00EE7D09" w:rsidP="00EE7D09">
      <w:pPr>
        <w:pStyle w:val="Code"/>
        <w:ind w:left="720"/>
      </w:pPr>
      <w:r>
        <w:tab/>
      </w:r>
      <w:r>
        <w:tab/>
      </w:r>
      <w:r>
        <w:tab/>
        <w:t>&lt;UserDistributionDataPoint probability="0.1"&gt;</w:t>
      </w:r>
    </w:p>
    <w:p w:rsidR="00EE7D09" w:rsidRDefault="00EE7D09" w:rsidP="00EE7D09">
      <w:pPr>
        <w:pStyle w:val="Code"/>
        <w:ind w:left="720"/>
      </w:pPr>
      <w:r>
        <w:tab/>
      </w:r>
      <w:r>
        <w:tab/>
      </w:r>
      <w:r>
        <w:tab/>
      </w:r>
      <w:r>
        <w:tab/>
        <w:t>&lt;DurationParameter value="PT10M"/&gt;</w:t>
      </w:r>
    </w:p>
    <w:p w:rsidR="00EE7D09" w:rsidRDefault="00EE7D09" w:rsidP="00EE7D09">
      <w:pPr>
        <w:pStyle w:val="Code"/>
        <w:ind w:left="720"/>
      </w:pPr>
      <w:r>
        <w:tab/>
      </w:r>
      <w:r>
        <w:tab/>
      </w:r>
      <w:r>
        <w:tab/>
        <w:t>&lt;/UserDistributionDataPoint&gt;</w:t>
      </w:r>
    </w:p>
    <w:p w:rsidR="00EE7D09" w:rsidRDefault="00EE7D09" w:rsidP="00EE7D09">
      <w:pPr>
        <w:pStyle w:val="Code"/>
        <w:ind w:left="720"/>
      </w:pPr>
      <w:r>
        <w:tab/>
      </w:r>
      <w:r>
        <w:tab/>
        <w:t>&lt;/UserDistribution&gt;</w:t>
      </w:r>
    </w:p>
    <w:p w:rsidR="00EE7D09" w:rsidRDefault="00EE7D09" w:rsidP="00EE7D09">
      <w:pPr>
        <w:pStyle w:val="Code"/>
        <w:ind w:left="720"/>
      </w:pPr>
      <w:r>
        <w:tab/>
        <w:t>&lt;/ProcessingTime&gt;</w:t>
      </w:r>
    </w:p>
    <w:p w:rsidR="00A21AD3" w:rsidRDefault="00EE7D09" w:rsidP="00EE7D09">
      <w:pPr>
        <w:pStyle w:val="Code"/>
        <w:ind w:left="720"/>
      </w:pPr>
      <w:r>
        <w:t>&lt;/TimeParameters&gt;</w:t>
      </w:r>
    </w:p>
    <w:p w:rsidR="00A21AD3" w:rsidRDefault="00A21AD3" w:rsidP="00EE7D09">
      <w:pPr>
        <w:pStyle w:val="Heading3"/>
      </w:pPr>
      <w:bookmarkStart w:id="1614" w:name="_Toc463354108"/>
      <w:r>
        <w:t>Enumeration (historical data)</w:t>
      </w:r>
      <w:bookmarkEnd w:id="1614"/>
    </w:p>
    <w:p w:rsidR="00A21AD3" w:rsidRDefault="00A21AD3" w:rsidP="00A21AD3">
      <w:r>
        <w:t xml:space="preserve">We could express the duration of the task using an enumeration of historical data gathered from an existing system. In this example, we measured 5 </w:t>
      </w:r>
      <w:r w:rsidR="00EE7D09">
        <w:t>different duration</w:t>
      </w:r>
      <w:ins w:id="1615" w:author="Geoff Hook" w:date="2016-09-19T14:24:00Z">
        <w:r w:rsidR="00377497">
          <w:t>s</w:t>
        </w:r>
      </w:ins>
      <w:r w:rsidR="00EE7D09">
        <w:t xml:space="preserve"> for the task. </w:t>
      </w:r>
    </w:p>
    <w:p w:rsidR="00EE7D09" w:rsidRDefault="00EE7D09" w:rsidP="00EE7D09">
      <w:pPr>
        <w:pStyle w:val="Code"/>
        <w:ind w:left="720"/>
      </w:pPr>
      <w:r>
        <w:t>&lt;ElementParameters elementRef="task"&gt;</w:t>
      </w:r>
    </w:p>
    <w:p w:rsidR="00EE7D09" w:rsidRDefault="00EE7D09" w:rsidP="00EE7D09">
      <w:pPr>
        <w:pStyle w:val="Code"/>
        <w:ind w:left="720"/>
      </w:pPr>
      <w:r>
        <w:tab/>
        <w:t>&lt;TimeParameters&gt;</w:t>
      </w:r>
    </w:p>
    <w:p w:rsidR="00EE7D09" w:rsidRDefault="00EE7D09" w:rsidP="00EE7D09">
      <w:pPr>
        <w:pStyle w:val="Code"/>
        <w:ind w:left="720"/>
      </w:pPr>
      <w:r>
        <w:tab/>
      </w:r>
      <w:r>
        <w:tab/>
        <w:t>&lt;ProcessingTime&gt;</w:t>
      </w:r>
    </w:p>
    <w:p w:rsidR="00EE7D09" w:rsidRDefault="00EE7D09" w:rsidP="00EE7D09">
      <w:pPr>
        <w:pStyle w:val="Code"/>
        <w:ind w:left="720"/>
      </w:pPr>
      <w:r>
        <w:tab/>
      </w:r>
      <w:r>
        <w:tab/>
      </w:r>
      <w:r>
        <w:tab/>
        <w:t>&lt;EnumParameter&gt;</w:t>
      </w:r>
    </w:p>
    <w:p w:rsidR="00EE7D09" w:rsidRDefault="00EE7D09" w:rsidP="00EE7D09">
      <w:pPr>
        <w:pStyle w:val="Code"/>
        <w:ind w:left="720"/>
      </w:pPr>
      <w:r>
        <w:tab/>
      </w:r>
      <w:r>
        <w:tab/>
      </w:r>
      <w:r>
        <w:tab/>
      </w:r>
      <w:r>
        <w:tab/>
        <w:t>&lt;DurationParameter value="PT3M4S"/&gt;</w:t>
      </w:r>
    </w:p>
    <w:p w:rsidR="00EE7D09" w:rsidRDefault="00EE7D09" w:rsidP="00EE7D09">
      <w:pPr>
        <w:pStyle w:val="Code"/>
        <w:ind w:left="720"/>
      </w:pPr>
      <w:r>
        <w:tab/>
      </w:r>
      <w:r>
        <w:tab/>
      </w:r>
      <w:r>
        <w:tab/>
      </w:r>
      <w:r>
        <w:tab/>
        <w:t>&lt;DurationParameter value="PT6M10S"/&gt;</w:t>
      </w:r>
    </w:p>
    <w:p w:rsidR="00EE7D09" w:rsidRDefault="00EE7D09" w:rsidP="00EE7D09">
      <w:pPr>
        <w:pStyle w:val="Code"/>
        <w:ind w:left="720"/>
      </w:pPr>
      <w:r>
        <w:tab/>
      </w:r>
      <w:r>
        <w:tab/>
      </w:r>
      <w:r>
        <w:tab/>
      </w:r>
      <w:r>
        <w:tab/>
        <w:t>&lt;DurationParameter value="PT2M44S"/&gt;</w:t>
      </w:r>
    </w:p>
    <w:p w:rsidR="00EE7D09" w:rsidRDefault="00EE7D09" w:rsidP="00EE7D09">
      <w:pPr>
        <w:pStyle w:val="Code"/>
        <w:ind w:left="720"/>
      </w:pPr>
      <w:r>
        <w:tab/>
      </w:r>
      <w:r>
        <w:tab/>
      </w:r>
      <w:r>
        <w:tab/>
      </w:r>
      <w:r>
        <w:tab/>
        <w:t>&lt;DurationParameter value="PT3M55S"/&gt;</w:t>
      </w:r>
    </w:p>
    <w:p w:rsidR="00EE7D09" w:rsidRDefault="00EE7D09" w:rsidP="00EE7D09">
      <w:pPr>
        <w:pStyle w:val="Code"/>
        <w:ind w:left="720"/>
      </w:pPr>
      <w:r>
        <w:tab/>
      </w:r>
      <w:r>
        <w:tab/>
      </w:r>
      <w:r>
        <w:tab/>
      </w:r>
      <w:r>
        <w:tab/>
        <w:t>&lt;DurationParameter value="PT4M11S"/&gt;</w:t>
      </w:r>
    </w:p>
    <w:p w:rsidR="00EE7D09" w:rsidRDefault="00EE7D09" w:rsidP="00EE7D09">
      <w:pPr>
        <w:pStyle w:val="Code"/>
        <w:ind w:left="720"/>
      </w:pPr>
      <w:r>
        <w:tab/>
      </w:r>
      <w:r>
        <w:tab/>
      </w:r>
      <w:r>
        <w:tab/>
        <w:t>&lt;/EnumParameter&gt;</w:t>
      </w:r>
    </w:p>
    <w:p w:rsidR="00EE7D09" w:rsidRDefault="00EE7D09" w:rsidP="00EE7D09">
      <w:pPr>
        <w:pStyle w:val="Code"/>
        <w:ind w:left="720"/>
      </w:pPr>
      <w:r>
        <w:tab/>
      </w:r>
      <w:r>
        <w:tab/>
        <w:t>&lt;/ProcessingTime&gt;</w:t>
      </w:r>
    </w:p>
    <w:p w:rsidR="00EE7D09" w:rsidRDefault="00EE7D09" w:rsidP="00EE7D09">
      <w:pPr>
        <w:pStyle w:val="Code"/>
        <w:ind w:left="720"/>
      </w:pPr>
      <w:r>
        <w:tab/>
        <w:t>&lt;/TimeParameters&gt;</w:t>
      </w:r>
    </w:p>
    <w:p w:rsidR="00A21AD3" w:rsidRDefault="00EE7D09" w:rsidP="00EE7D09">
      <w:pPr>
        <w:pStyle w:val="Code"/>
        <w:ind w:left="720"/>
      </w:pPr>
      <w:r>
        <w:t>&lt;/ElementParameters&gt;</w:t>
      </w:r>
    </w:p>
    <w:p w:rsidR="00A21AD3" w:rsidRDefault="00A21AD3" w:rsidP="00A21AD3">
      <w:pPr>
        <w:pStyle w:val="Heading2"/>
      </w:pPr>
      <w:bookmarkStart w:id="1616" w:name="_Toc463354109"/>
      <w:r>
        <w:lastRenderedPageBreak/>
        <w:t>Using calendars</w:t>
      </w:r>
      <w:bookmarkEnd w:id="1616"/>
    </w:p>
    <w:p w:rsidR="00A21AD3" w:rsidRDefault="00A21AD3" w:rsidP="00A21AD3">
      <w:r>
        <w:t>We can vary the duration using a calendar. For instance, we could do this example where the task duration is normally 5 minutes but on Friday afternoon it takes 7 minutes.</w:t>
      </w:r>
    </w:p>
    <w:p w:rsidR="00EE7D09" w:rsidRDefault="00EE7D09" w:rsidP="00EE7D09">
      <w:pPr>
        <w:pStyle w:val="Code"/>
        <w:ind w:left="720"/>
      </w:pPr>
      <w:r>
        <w:t>&lt;Scenario id="default" name="Scenario"&gt;</w:t>
      </w:r>
    </w:p>
    <w:p w:rsidR="00EE7D09" w:rsidRDefault="00EE7D09" w:rsidP="00EE7D09">
      <w:pPr>
        <w:pStyle w:val="Code"/>
        <w:ind w:left="720"/>
      </w:pPr>
      <w:r>
        <w:tab/>
        <w:t>&lt;ScenarioParameters baseTimeUnit="min"/&gt;</w:t>
      </w:r>
    </w:p>
    <w:p w:rsidR="00EE7D09" w:rsidRDefault="00EE7D09" w:rsidP="00EE7D09">
      <w:pPr>
        <w:pStyle w:val="Code"/>
        <w:ind w:left="720"/>
      </w:pPr>
      <w:r>
        <w:tab/>
        <w:t>&lt;ElementParameters elementRef="task"&gt;</w:t>
      </w:r>
    </w:p>
    <w:p w:rsidR="00EE7D09" w:rsidRDefault="00EE7D09" w:rsidP="00EE7D09">
      <w:pPr>
        <w:pStyle w:val="Code"/>
        <w:ind w:left="720"/>
      </w:pPr>
      <w:r>
        <w:tab/>
      </w:r>
      <w:r>
        <w:tab/>
        <w:t>&lt;TimeParameters&gt;</w:t>
      </w:r>
    </w:p>
    <w:p w:rsidR="00EE7D09" w:rsidRDefault="00EE7D09" w:rsidP="00EE7D09">
      <w:pPr>
        <w:pStyle w:val="Code"/>
        <w:ind w:left="720"/>
      </w:pPr>
      <w:r>
        <w:tab/>
      </w:r>
      <w:r>
        <w:tab/>
      </w:r>
      <w:r>
        <w:tab/>
        <w:t>&lt;ProcessingTime&gt;</w:t>
      </w:r>
    </w:p>
    <w:p w:rsidR="00EE7D09" w:rsidRDefault="00EE7D09" w:rsidP="00EE7D09">
      <w:pPr>
        <w:pStyle w:val="Code"/>
        <w:ind w:left="720"/>
      </w:pPr>
      <w:r>
        <w:tab/>
      </w:r>
      <w:r>
        <w:tab/>
      </w:r>
      <w:r>
        <w:tab/>
      </w:r>
      <w:r>
        <w:tab/>
        <w:t>&lt;DurationParameter value="PT5M"/&gt;</w:t>
      </w:r>
    </w:p>
    <w:p w:rsidR="00EE7D09" w:rsidRDefault="00EE7D09" w:rsidP="00EE7D09">
      <w:pPr>
        <w:pStyle w:val="Code"/>
        <w:ind w:left="720"/>
      </w:pPr>
      <w:r>
        <w:tab/>
      </w:r>
      <w:r>
        <w:tab/>
      </w:r>
      <w:r>
        <w:tab/>
      </w:r>
      <w:r>
        <w:tab/>
        <w:t>&lt;DurationParameter validFor="C1" value="PT7M"/&gt;</w:t>
      </w:r>
    </w:p>
    <w:p w:rsidR="00EE7D09" w:rsidRDefault="00EE7D09" w:rsidP="00EE7D09">
      <w:pPr>
        <w:pStyle w:val="Code"/>
        <w:ind w:left="720"/>
      </w:pPr>
      <w:r>
        <w:tab/>
      </w:r>
      <w:r>
        <w:tab/>
      </w:r>
      <w:r>
        <w:tab/>
        <w:t>&lt;/ProcessingTime&gt;</w:t>
      </w:r>
    </w:p>
    <w:p w:rsidR="00EE7D09" w:rsidRDefault="00EE7D09" w:rsidP="00EE7D09">
      <w:pPr>
        <w:pStyle w:val="Code"/>
        <w:ind w:left="720"/>
      </w:pPr>
      <w:r>
        <w:tab/>
      </w:r>
      <w:r>
        <w:tab/>
        <w:t>&lt;/TimeParameters&gt;</w:t>
      </w:r>
    </w:p>
    <w:p w:rsidR="00EE7D09" w:rsidRDefault="00EE7D09" w:rsidP="00EE7D09">
      <w:pPr>
        <w:pStyle w:val="Code"/>
        <w:ind w:left="720"/>
      </w:pPr>
      <w:r>
        <w:tab/>
        <w:t>&lt;/ElementParameters&gt;</w:t>
      </w:r>
    </w:p>
    <w:p w:rsidR="00EE7D09" w:rsidRDefault="00EE7D09" w:rsidP="00EE7D09">
      <w:pPr>
        <w:pStyle w:val="Code"/>
        <w:ind w:left="720"/>
      </w:pPr>
      <w:r>
        <w:tab/>
        <w:t>&lt;Calendar id="C1" name="Friday Afternoon"&gt;BEGIN:VCALENDAR</w:t>
      </w:r>
    </w:p>
    <w:p w:rsidR="00EE7D09" w:rsidRDefault="00EE7D09" w:rsidP="00EE7D09">
      <w:pPr>
        <w:pStyle w:val="Code"/>
        <w:ind w:left="720"/>
      </w:pPr>
      <w:r>
        <w:t>BEGIN:VEVENT</w:t>
      </w:r>
    </w:p>
    <w:p w:rsidR="00EE7D09" w:rsidRDefault="00EE7D09" w:rsidP="00EE7D09">
      <w:pPr>
        <w:pStyle w:val="Code"/>
        <w:ind w:left="720"/>
      </w:pPr>
      <w:r>
        <w:t>DTSTAMP:20120525T142704</w:t>
      </w:r>
    </w:p>
    <w:p w:rsidR="00EE7D09" w:rsidRDefault="00EE7D09" w:rsidP="00EE7D09">
      <w:pPr>
        <w:pStyle w:val="Code"/>
        <w:ind w:left="720"/>
      </w:pPr>
      <w:r>
        <w:t>UID:1337970424871@localhost</w:t>
      </w:r>
    </w:p>
    <w:p w:rsidR="00EE7D09" w:rsidRDefault="00EE7D09" w:rsidP="00EE7D09">
      <w:pPr>
        <w:pStyle w:val="Code"/>
        <w:ind w:left="720"/>
      </w:pPr>
      <w:r>
        <w:t>DTSTART:20020101T120000</w:t>
      </w:r>
    </w:p>
    <w:p w:rsidR="00EE7D09" w:rsidRDefault="00EE7D09" w:rsidP="00EE7D09">
      <w:pPr>
        <w:pStyle w:val="Code"/>
        <w:ind w:left="720"/>
      </w:pPr>
      <w:r>
        <w:t>DTEND:20020101T170000</w:t>
      </w:r>
    </w:p>
    <w:p w:rsidR="00EE7D09" w:rsidRDefault="00EE7D09" w:rsidP="00EE7D09">
      <w:pPr>
        <w:pStyle w:val="Code"/>
        <w:ind w:left="720"/>
      </w:pPr>
      <w:r>
        <w:t>RRULE:FREQ=WEEKLY;BYDAY=FR</w:t>
      </w:r>
    </w:p>
    <w:p w:rsidR="00EE7D09" w:rsidRDefault="00EE7D09" w:rsidP="00EE7D09">
      <w:pPr>
        <w:pStyle w:val="Code"/>
        <w:ind w:left="720"/>
      </w:pPr>
      <w:r>
        <w:t>END:VEVENT</w:t>
      </w:r>
    </w:p>
    <w:p w:rsidR="00EE7D09" w:rsidRDefault="00EE7D09" w:rsidP="00EE7D09">
      <w:pPr>
        <w:pStyle w:val="Code"/>
        <w:ind w:left="720"/>
      </w:pPr>
      <w:r>
        <w:t>PRODID:PAF Editor</w:t>
      </w:r>
    </w:p>
    <w:p w:rsidR="00EE7D09" w:rsidRDefault="00EE7D09" w:rsidP="00EE7D09">
      <w:pPr>
        <w:pStyle w:val="Code"/>
        <w:ind w:left="720"/>
      </w:pPr>
      <w:r>
        <w:t>VERSION:2.0</w:t>
      </w:r>
    </w:p>
    <w:p w:rsidR="00EE7D09" w:rsidRDefault="00EE7D09" w:rsidP="00EE7D09">
      <w:pPr>
        <w:pStyle w:val="Code"/>
        <w:ind w:left="720"/>
      </w:pPr>
      <w:r>
        <w:t>END:VCALENDAR</w:t>
      </w:r>
    </w:p>
    <w:p w:rsidR="00EE7D09" w:rsidRDefault="00EE7D09" w:rsidP="00EE7D09">
      <w:pPr>
        <w:pStyle w:val="Code"/>
        <w:ind w:left="720"/>
      </w:pPr>
      <w:r>
        <w:tab/>
        <w:t>&lt;/Calendar&gt;</w:t>
      </w:r>
    </w:p>
    <w:p w:rsidR="00A21AD3" w:rsidRDefault="00EE7D09" w:rsidP="00EE7D09">
      <w:pPr>
        <w:pStyle w:val="Code"/>
        <w:ind w:left="720"/>
        <w:rPr>
          <w:ins w:id="1617" w:author="Geoff Hook" w:date="2016-09-19T14:27:00Z"/>
        </w:rPr>
      </w:pPr>
      <w:r>
        <w:t>&lt;/Scenario&gt;</w:t>
      </w:r>
    </w:p>
    <w:p w:rsidR="000F6CE9" w:rsidRDefault="000F6CE9" w:rsidP="00EE7D09">
      <w:pPr>
        <w:pStyle w:val="Code"/>
        <w:ind w:left="720"/>
        <w:rPr>
          <w:ins w:id="1618" w:author="Geoff Hook" w:date="2016-09-19T14:27:00Z"/>
        </w:rPr>
      </w:pPr>
    </w:p>
    <w:p w:rsidR="000F6CE9" w:rsidRPr="000F6CE9" w:rsidRDefault="000F6CE9" w:rsidP="00EE7D09">
      <w:pPr>
        <w:pStyle w:val="Code"/>
        <w:ind w:left="720"/>
        <w:rPr>
          <w:rFonts w:asciiTheme="minorHAnsi" w:hAnsiTheme="minorHAnsi" w:cs="FreeSans"/>
          <w:sz w:val="24"/>
          <w:szCs w:val="24"/>
          <w:rPrChange w:id="1619" w:author="Geoff Hook" w:date="2016-09-19T14:28:00Z">
            <w:rPr/>
          </w:rPrChange>
        </w:rPr>
      </w:pPr>
      <w:ins w:id="1620" w:author="Geoff Hook" w:date="2016-09-19T14:27:00Z">
        <w:r w:rsidRPr="000F6CE9">
          <w:rPr>
            <w:rFonts w:asciiTheme="minorHAnsi" w:hAnsiTheme="minorHAnsi" w:cs="FreeSans"/>
            <w:sz w:val="24"/>
            <w:szCs w:val="24"/>
            <w:rPrChange w:id="1621" w:author="Geoff Hook" w:date="2016-09-19T14:28:00Z">
              <w:rPr/>
            </w:rPrChange>
          </w:rPr>
          <w:t xml:space="preserve">Other parameters can </w:t>
        </w:r>
      </w:ins>
      <w:ins w:id="1622" w:author="Geoff Hook" w:date="2016-09-19T14:28:00Z">
        <w:r w:rsidRPr="000F6CE9">
          <w:rPr>
            <w:rFonts w:asciiTheme="minorHAnsi" w:hAnsiTheme="minorHAnsi" w:cs="FreeSans"/>
            <w:sz w:val="24"/>
            <w:szCs w:val="24"/>
            <w:rPrChange w:id="1623" w:author="Geoff Hook" w:date="2016-09-19T14:28:00Z">
              <w:rPr/>
            </w:rPrChange>
          </w:rPr>
          <w:t xml:space="preserve">also </w:t>
        </w:r>
      </w:ins>
      <w:ins w:id="1624" w:author="Geoff Hook" w:date="2016-09-19T14:27:00Z">
        <w:r w:rsidRPr="000F6CE9">
          <w:rPr>
            <w:rFonts w:asciiTheme="minorHAnsi" w:hAnsiTheme="minorHAnsi" w:cs="FreeSans"/>
            <w:sz w:val="24"/>
            <w:szCs w:val="24"/>
            <w:rPrChange w:id="1625" w:author="Geoff Hook" w:date="2016-09-19T14:28:00Z">
              <w:rPr/>
            </w:rPrChange>
          </w:rPr>
          <w:t>be varied by calendar.</w:t>
        </w:r>
      </w:ins>
    </w:p>
    <w:p w:rsidR="00A21AD3" w:rsidRDefault="00A21AD3" w:rsidP="00A21AD3">
      <w:pPr>
        <w:pStyle w:val="Heading2"/>
      </w:pPr>
      <w:bookmarkStart w:id="1626" w:name="_Toc463354110"/>
      <w:r>
        <w:t>Using an expression</w:t>
      </w:r>
      <w:bookmarkEnd w:id="1626"/>
    </w:p>
    <w:p w:rsidR="00A21AD3" w:rsidRDefault="00A21AD3" w:rsidP="00A21AD3">
      <w:r>
        <w:t>You can also use an expression to determine the value of the duration. This example uses the XPATH function to retrieve the Instan</w:t>
      </w:r>
      <w:r w:rsidR="00EE7D09">
        <w:t>ce parameter named duration.</w:t>
      </w:r>
    </w:p>
    <w:p w:rsidR="00EE7D09" w:rsidRDefault="00EE7D09" w:rsidP="00EE7D09">
      <w:pPr>
        <w:pStyle w:val="Code"/>
        <w:ind w:left="720"/>
      </w:pPr>
      <w:r>
        <w:t>&lt;ElementParameters elementRef="task"&gt;</w:t>
      </w:r>
    </w:p>
    <w:p w:rsidR="00EE7D09" w:rsidRDefault="00EE7D09" w:rsidP="00EE7D09">
      <w:pPr>
        <w:pStyle w:val="Code"/>
        <w:ind w:left="720"/>
      </w:pPr>
      <w:r>
        <w:tab/>
        <w:t>&lt;TimeParameters&gt;</w:t>
      </w:r>
    </w:p>
    <w:p w:rsidR="00EE7D09" w:rsidRDefault="00EE7D09" w:rsidP="00EE7D09">
      <w:pPr>
        <w:pStyle w:val="Code"/>
        <w:ind w:left="720"/>
      </w:pPr>
      <w:r>
        <w:tab/>
      </w:r>
      <w:r>
        <w:tab/>
        <w:t>&lt;ProcessingTime&gt;</w:t>
      </w:r>
    </w:p>
    <w:p w:rsidR="00EE7D09" w:rsidRDefault="00EE7D09" w:rsidP="00EE7D09">
      <w:pPr>
        <w:pStyle w:val="Code"/>
        <w:ind w:left="720"/>
      </w:pPr>
      <w:r>
        <w:tab/>
      </w:r>
      <w:r>
        <w:tab/>
      </w:r>
      <w:r>
        <w:tab/>
        <w:t xml:space="preserve">&lt;ExpressionParameter </w:t>
      </w:r>
    </w:p>
    <w:p w:rsidR="00EE7D09" w:rsidRDefault="00EE7D09" w:rsidP="00EE7D09">
      <w:pPr>
        <w:pStyle w:val="Code"/>
        <w:ind w:left="3600" w:firstLine="720"/>
      </w:pPr>
      <w:r>
        <w:t>value="bpsim:getProperty('duration')"/&gt;</w:t>
      </w:r>
    </w:p>
    <w:p w:rsidR="00EE7D09" w:rsidRDefault="00EE7D09" w:rsidP="00EE7D09">
      <w:pPr>
        <w:pStyle w:val="Code"/>
        <w:ind w:left="720"/>
      </w:pPr>
      <w:r>
        <w:tab/>
      </w:r>
      <w:r>
        <w:tab/>
        <w:t>&lt;/ProcessingTime&gt;</w:t>
      </w:r>
    </w:p>
    <w:p w:rsidR="00EE7D09" w:rsidRDefault="00EE7D09" w:rsidP="00EE7D09">
      <w:pPr>
        <w:pStyle w:val="Code"/>
        <w:ind w:left="720"/>
      </w:pPr>
      <w:r>
        <w:tab/>
        <w:t>&lt;/TimeParameters&gt;</w:t>
      </w:r>
    </w:p>
    <w:p w:rsidR="00EE7D09" w:rsidRDefault="00EE7D09" w:rsidP="00EE7D09">
      <w:pPr>
        <w:pStyle w:val="Code"/>
        <w:ind w:left="720"/>
      </w:pPr>
      <w:r>
        <w:tab/>
        <w:t>&lt;InstanceParameters/&gt;</w:t>
      </w:r>
    </w:p>
    <w:p w:rsidR="00A21AD3" w:rsidRDefault="00EE7D09" w:rsidP="00C80D9A">
      <w:pPr>
        <w:pStyle w:val="Code"/>
        <w:ind w:left="720"/>
      </w:pPr>
      <w:r>
        <w:t>&lt;/ElementParameters&gt;</w:t>
      </w:r>
    </w:p>
    <w:p w:rsidR="00A21AD3" w:rsidRDefault="00A21AD3" w:rsidP="00EE7D09">
      <w:pPr>
        <w:pStyle w:val="Heading2"/>
        <w:rPr>
          <w:ins w:id="1627" w:author="Geoff Hook" w:date="2016-09-19T14:29:00Z"/>
        </w:rPr>
      </w:pPr>
      <w:bookmarkStart w:id="1628" w:name="_Toc463354111"/>
      <w:r>
        <w:t>Results</w:t>
      </w:r>
      <w:bookmarkEnd w:id="1628"/>
    </w:p>
    <w:p w:rsidR="00F0487A" w:rsidRDefault="00F0487A">
      <w:pPr>
        <w:rPr>
          <w:ins w:id="1629" w:author="Geoff Hook" w:date="2016-10-04T14:13:00Z"/>
        </w:rPr>
        <w:pPrChange w:id="1630" w:author="Geoff Hook" w:date="2016-09-19T14:29:00Z">
          <w:pPr>
            <w:pStyle w:val="Heading2"/>
          </w:pPr>
        </w:pPrChange>
      </w:pPr>
      <w:ins w:id="1631" w:author="Geoff Hook" w:date="2016-09-19T14:29:00Z">
        <w:r>
          <w:t xml:space="preserve">By </w:t>
        </w:r>
      </w:ins>
      <w:ins w:id="1632" w:author="Geoff Hook" w:date="2016-09-19T14:31:00Z">
        <w:r w:rsidR="00487A4D">
          <w:t>default,</w:t>
        </w:r>
      </w:ins>
      <w:ins w:id="1633" w:author="Geoff Hook" w:date="2016-09-19T14:29:00Z">
        <w:r>
          <w:t xml:space="preserve"> r</w:t>
        </w:r>
        <w:r w:rsidR="00487A4D">
          <w:t xml:space="preserve">esult requests return </w:t>
        </w:r>
      </w:ins>
      <w:ins w:id="1634" w:author="Geoff Hook" w:date="2016-09-19T14:30:00Z">
        <w:r w:rsidR="00487A4D">
          <w:t xml:space="preserve">values which cover the whole of the simulation run. A result frequency and </w:t>
        </w:r>
      </w:ins>
      <w:ins w:id="1635" w:author="Geoff Hook" w:date="2016-10-04T14:16:00Z">
        <w:r w:rsidR="00601F0A">
          <w:t>cumulative</w:t>
        </w:r>
      </w:ins>
      <w:ins w:id="1636" w:author="Geoff Hook" w:date="2016-09-19T14:31:00Z">
        <w:r w:rsidR="00487A4D">
          <w:t xml:space="preserve"> switch can be set in Scenario parameters to obtain results on a</w:t>
        </w:r>
        <w:r w:rsidR="00601F0A">
          <w:t xml:space="preserve"> regular time basis, e.g. d</w:t>
        </w:r>
      </w:ins>
      <w:ins w:id="1637" w:author="Geoff Hook" w:date="2016-10-04T14:14:00Z">
        <w:r w:rsidR="00601F0A">
          <w:t>aily</w:t>
        </w:r>
      </w:ins>
      <w:ins w:id="1638" w:author="Geoff Hook" w:date="2016-09-19T14:31:00Z">
        <w:r w:rsidR="00601F0A">
          <w:t xml:space="preserve">. If baseresultfrequencycumul is set to False </w:t>
        </w:r>
        <w:r w:rsidR="00487A4D">
          <w:t>, the results wil</w:t>
        </w:r>
        <w:r w:rsidR="00601F0A">
          <w:t>l be for each day</w:t>
        </w:r>
        <w:r w:rsidR="00487A4D">
          <w:t xml:space="preserve"> only, alternatively they will be cumulative up to that point.</w:t>
        </w:r>
      </w:ins>
    </w:p>
    <w:p w:rsidR="00601F0A" w:rsidRDefault="00601F0A">
      <w:pPr>
        <w:pStyle w:val="Code"/>
        <w:rPr>
          <w:ins w:id="1639" w:author="Geoff Hook" w:date="2016-10-04T14:13:00Z"/>
        </w:rPr>
        <w:pPrChange w:id="1640" w:author="Geoff Hook" w:date="2016-10-04T14:14:00Z">
          <w:pPr>
            <w:pStyle w:val="Heading2"/>
          </w:pPr>
        </w:pPrChange>
      </w:pPr>
      <w:ins w:id="1641" w:author="Geoff Hook" w:date="2016-10-04T14:13:00Z">
        <w:r>
          <w:rPr>
            <w:color w:val="0000FF"/>
            <w:highlight w:val="white"/>
            <w:lang w:val="en-GB"/>
          </w:rPr>
          <w:t>&lt;</w:t>
        </w:r>
        <w:r>
          <w:rPr>
            <w:color w:val="A31515"/>
            <w:highlight w:val="white"/>
            <w:lang w:val="en-GB"/>
          </w:rPr>
          <w:t>bpsim:ScenarioParameters</w:t>
        </w:r>
        <w:r>
          <w:rPr>
            <w:color w:val="0000FF"/>
            <w:highlight w:val="white"/>
            <w:lang w:val="en-GB"/>
          </w:rPr>
          <w:t xml:space="preserve"> </w:t>
        </w:r>
        <w:r>
          <w:rPr>
            <w:highlight w:val="white"/>
            <w:lang w:val="en-GB"/>
          </w:rPr>
          <w:t>baseResultFrequency</w:t>
        </w:r>
        <w:r>
          <w:rPr>
            <w:color w:val="0000FF"/>
            <w:highlight w:val="white"/>
            <w:lang w:val="en-GB"/>
          </w:rPr>
          <w:t>=</w:t>
        </w:r>
        <w:r>
          <w:rPr>
            <w:color w:val="000000"/>
            <w:highlight w:val="white"/>
            <w:lang w:val="en-GB"/>
          </w:rPr>
          <w:t>"</w:t>
        </w:r>
        <w:r>
          <w:rPr>
            <w:color w:val="0000FF"/>
            <w:highlight w:val="white"/>
            <w:lang w:val="en-GB"/>
          </w:rPr>
          <w:t>P1D</w:t>
        </w:r>
        <w:r>
          <w:rPr>
            <w:color w:val="000000"/>
            <w:highlight w:val="white"/>
            <w:lang w:val="en-GB"/>
          </w:rPr>
          <w:t>"</w:t>
        </w:r>
        <w:r>
          <w:rPr>
            <w:color w:val="0000FF"/>
            <w:highlight w:val="white"/>
            <w:lang w:val="en-GB"/>
          </w:rPr>
          <w:t xml:space="preserve"> </w:t>
        </w:r>
        <w:r>
          <w:rPr>
            <w:highlight w:val="white"/>
            <w:lang w:val="en-GB"/>
          </w:rPr>
          <w:t>baseResultFrequencyCumul</w:t>
        </w:r>
        <w:r>
          <w:rPr>
            <w:color w:val="0000FF"/>
            <w:highlight w:val="white"/>
            <w:lang w:val="en-GB"/>
          </w:rPr>
          <w:t>=</w:t>
        </w:r>
        <w:r>
          <w:rPr>
            <w:color w:val="000000"/>
            <w:highlight w:val="white"/>
            <w:lang w:val="en-GB"/>
          </w:rPr>
          <w:t>"</w:t>
        </w:r>
        <w:r>
          <w:rPr>
            <w:color w:val="0000FF"/>
            <w:highlight w:val="white"/>
            <w:lang w:val="en-GB"/>
          </w:rPr>
          <w:t>false</w:t>
        </w:r>
        <w:r>
          <w:rPr>
            <w:color w:val="000000"/>
            <w:highlight w:val="white"/>
            <w:lang w:val="en-GB"/>
          </w:rPr>
          <w:t>"</w:t>
        </w:r>
        <w:r>
          <w:rPr>
            <w:color w:val="0000FF"/>
            <w:highlight w:val="white"/>
            <w:lang w:val="en-GB"/>
          </w:rPr>
          <w:t xml:space="preserve"> &gt;</w:t>
        </w:r>
      </w:ins>
    </w:p>
    <w:p w:rsidR="00507A00" w:rsidRPr="00522B46" w:rsidDel="00601F0A" w:rsidRDefault="00507A00">
      <w:pPr>
        <w:rPr>
          <w:del w:id="1642" w:author="Geoff Hook" w:date="2016-10-04T14:13:00Z"/>
        </w:rPr>
        <w:pPrChange w:id="1643" w:author="Geoff Hook" w:date="2016-09-19T14:29:00Z">
          <w:pPr>
            <w:pStyle w:val="Heading2"/>
          </w:pPr>
        </w:pPrChange>
      </w:pPr>
      <w:bookmarkStart w:id="1644" w:name="_Toc463354112"/>
      <w:bookmarkEnd w:id="1644"/>
    </w:p>
    <w:p w:rsidR="00A21AD3" w:rsidRDefault="00A21AD3" w:rsidP="00EE7D09">
      <w:pPr>
        <w:pStyle w:val="Heading3"/>
      </w:pPr>
      <w:bookmarkStart w:id="1645" w:name="_Toc463354113"/>
      <w:r>
        <w:t>Time Parameters</w:t>
      </w:r>
      <w:bookmarkEnd w:id="1645"/>
    </w:p>
    <w:p w:rsidR="00A21AD3" w:rsidRDefault="00A21AD3" w:rsidP="00EE7D09">
      <w:pPr>
        <w:pStyle w:val="Heading4"/>
      </w:pPr>
      <w:bookmarkStart w:id="1646" w:name="_Toc463354114"/>
      <w:r>
        <w:t>Minimum/Maximum and Mean on a Processing Time</w:t>
      </w:r>
      <w:bookmarkEnd w:id="1646"/>
    </w:p>
    <w:p w:rsidR="00A21AD3" w:rsidRDefault="00A21AD3" w:rsidP="00A21AD3">
      <w:r>
        <w:t>You can request the minimum, maximum and mean time on the Time Parameter Processing Time.</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&lt;ResultRequest&gt;min&lt;/ResultRequest&gt;</w:t>
      </w:r>
    </w:p>
    <w:p w:rsidR="002D75A8" w:rsidRDefault="002D75A8" w:rsidP="002D75A8">
      <w:pPr>
        <w:pStyle w:val="Code"/>
        <w:ind w:left="720"/>
      </w:pPr>
      <w:r>
        <w:tab/>
      </w:r>
      <w:r>
        <w:tab/>
      </w:r>
      <w:r>
        <w:tab/>
        <w:t>&lt;ResultRequest&gt;max&lt;/ResultRequest&gt;</w:t>
      </w:r>
    </w:p>
    <w:p w:rsidR="002D75A8" w:rsidRDefault="002D75A8" w:rsidP="002D75A8">
      <w:pPr>
        <w:pStyle w:val="Code"/>
        <w:ind w:left="720"/>
      </w:pPr>
      <w:r>
        <w:tab/>
      </w:r>
      <w:r>
        <w:tab/>
      </w:r>
      <w:r>
        <w:tab/>
        <w:t>&lt;ResultRequest&gt;mean&lt;/ResultRequest&gt;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A21AD3" w:rsidRDefault="002D75A8" w:rsidP="002D75A8">
      <w:pPr>
        <w:pStyle w:val="Code"/>
        <w:ind w:left="720"/>
      </w:pPr>
      <w:r>
        <w:t>&lt;/ElementParameters&gt;</w:t>
      </w:r>
    </w:p>
    <w:p w:rsidR="00A21AD3" w:rsidRDefault="00A21AD3" w:rsidP="00A21AD3">
      <w:pPr>
        <w:pStyle w:val="NoSpacing"/>
      </w:pPr>
      <w:r>
        <w:t xml:space="preserve">This will give an output that </w:t>
      </w:r>
      <w:r w:rsidR="002D75A8">
        <w:t>will have the following format.</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&lt;DurationParameter value="PT1M" result=”min”/&gt;</w:t>
      </w:r>
    </w:p>
    <w:p w:rsidR="002D75A8" w:rsidRDefault="002D75A8" w:rsidP="002D75A8">
      <w:pPr>
        <w:pStyle w:val="Code"/>
        <w:ind w:left="720"/>
      </w:pPr>
      <w:r>
        <w:tab/>
      </w:r>
      <w:r>
        <w:tab/>
      </w:r>
      <w:r>
        <w:tab/>
        <w:t>&lt;DurationParameter value="PT5M" result=”max”/&gt;</w:t>
      </w:r>
    </w:p>
    <w:p w:rsidR="002D75A8" w:rsidRDefault="002D75A8" w:rsidP="002D75A8">
      <w:pPr>
        <w:pStyle w:val="Code"/>
        <w:ind w:left="720"/>
      </w:pPr>
      <w:r>
        <w:tab/>
      </w:r>
      <w:r>
        <w:tab/>
      </w:r>
      <w:r>
        <w:tab/>
        <w:t>&lt;DurationParameter value="PT3M" result=”mean”/&gt;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2D75A8" w:rsidRDefault="002D75A8" w:rsidP="002D75A8">
      <w:pPr>
        <w:pStyle w:val="Code"/>
        <w:ind w:left="720"/>
      </w:pPr>
    </w:p>
    <w:p w:rsidR="00A21AD3" w:rsidRDefault="002D75A8" w:rsidP="002D75A8">
      <w:pPr>
        <w:pStyle w:val="Code"/>
        <w:ind w:left="720"/>
      </w:pPr>
      <w:r>
        <w:t>&lt;/ElementParameters&gt;</w:t>
      </w:r>
    </w:p>
    <w:p w:rsidR="00A21AD3" w:rsidRDefault="00A21AD3" w:rsidP="002D75A8">
      <w:pPr>
        <w:pStyle w:val="Heading4"/>
      </w:pPr>
      <w:bookmarkStart w:id="1647" w:name="_Toc463354115"/>
      <w:r>
        <w:t>Count/Sum of a Processing Time</w:t>
      </w:r>
      <w:bookmarkEnd w:id="1647"/>
    </w:p>
    <w:p w:rsidR="00A21AD3" w:rsidRDefault="00A21AD3" w:rsidP="00A21AD3">
      <w:r>
        <w:t>We can continue on the same example but now request the count and the sum of the processing time</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&lt;ResultRequest&gt;count&lt;/ResultRequest&gt;</w:t>
      </w:r>
    </w:p>
    <w:p w:rsidR="002D75A8" w:rsidRDefault="002D75A8" w:rsidP="002D75A8">
      <w:pPr>
        <w:pStyle w:val="Code"/>
        <w:ind w:left="720"/>
      </w:pPr>
      <w:r>
        <w:tab/>
      </w:r>
      <w:r>
        <w:tab/>
      </w:r>
      <w:r>
        <w:tab/>
        <w:t>&lt;ResultRequest&gt;sum&lt;/ResultRequest&gt;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A21AD3" w:rsidRDefault="002D75A8" w:rsidP="002D75A8">
      <w:pPr>
        <w:pStyle w:val="Code"/>
        <w:ind w:left="720"/>
      </w:pPr>
      <w:r>
        <w:t>&lt;/ElementParameters&gt;</w:t>
      </w:r>
    </w:p>
    <w:p w:rsidR="00A21AD3" w:rsidRDefault="00A21AD3" w:rsidP="00A21AD3">
      <w:r>
        <w:t>This will give an output of the following format.</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&lt;DurationParameter value="PT15M" result=”sum”/&gt;</w:t>
      </w:r>
    </w:p>
    <w:p w:rsidR="002D75A8" w:rsidRDefault="002D75A8" w:rsidP="002D75A8">
      <w:pPr>
        <w:pStyle w:val="Code"/>
        <w:ind w:left="720"/>
      </w:pPr>
      <w:r>
        <w:tab/>
      </w:r>
      <w:r>
        <w:tab/>
      </w:r>
      <w:r>
        <w:tab/>
        <w:t>&lt;IntegerParameter value="5" result=”count”/&gt;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A21AD3" w:rsidRDefault="002D75A8" w:rsidP="002D75A8">
      <w:pPr>
        <w:pStyle w:val="Code"/>
        <w:ind w:left="720"/>
        <w:rPr>
          <w:rFonts w:asciiTheme="majorHAnsi" w:eastAsiaTheme="majorEastAsia" w:hAnsiTheme="majorHAnsi" w:cstheme="majorBidi"/>
          <w:b/>
          <w:bCs/>
          <w:color w:val="4F81BD" w:themeColor="accent1"/>
          <w:sz w:val="26"/>
          <w:szCs w:val="26"/>
        </w:rPr>
      </w:pPr>
      <w:r>
        <w:t>&lt;/ElementParameters&gt;</w:t>
      </w:r>
      <w:r w:rsidR="00A21AD3">
        <w:br w:type="page"/>
      </w:r>
    </w:p>
    <w:p w:rsidR="00A21AD3" w:rsidRPr="002D75A8" w:rsidRDefault="00A21AD3" w:rsidP="002D75A8">
      <w:pPr>
        <w:pStyle w:val="Heading3"/>
      </w:pPr>
      <w:bookmarkStart w:id="1648" w:name="_Toc463354116"/>
      <w:r w:rsidRPr="002D75A8">
        <w:lastRenderedPageBreak/>
        <w:t>Control Parameters</w:t>
      </w:r>
      <w:bookmarkEnd w:id="1648"/>
    </w:p>
    <w:p w:rsidR="00A21AD3" w:rsidRDefault="002D75A8" w:rsidP="002D75A8">
      <w:pPr>
        <w:pStyle w:val="Heading4"/>
      </w:pPr>
      <w:bookmarkStart w:id="1649" w:name="_Toc463354117"/>
      <w:r>
        <w:t>R</w:t>
      </w:r>
      <w:r w:rsidR="00A21AD3">
        <w:t xml:space="preserve">equesting everything about </w:t>
      </w:r>
      <w:r>
        <w:t>an</w:t>
      </w:r>
      <w:r w:rsidR="00A21AD3">
        <w:t xml:space="preserve"> InterTriggerTimer on a signal intermediate event</w:t>
      </w:r>
      <w:bookmarkEnd w:id="1649"/>
    </w:p>
    <w:p w:rsidR="00A21AD3" w:rsidRDefault="00A21AD3" w:rsidP="00A21AD3">
      <w:r>
        <w:t xml:space="preserve">Requesting the inter trigger time min/max and mean duration waiting for a trigger </w:t>
      </w:r>
    </w:p>
    <w:p w:rsidR="002D75A8" w:rsidRDefault="002D75A8" w:rsidP="002D75A8">
      <w:pPr>
        <w:pStyle w:val="Code"/>
        <w:ind w:left="720"/>
      </w:pPr>
      <w:r>
        <w:t>&lt;ElementParameters elementRef="signal"&gt;</w:t>
      </w:r>
    </w:p>
    <w:p w:rsidR="002D75A8" w:rsidRDefault="002D75A8" w:rsidP="002D75A8">
      <w:pPr>
        <w:pStyle w:val="Code"/>
        <w:ind w:left="720"/>
      </w:pPr>
      <w:r>
        <w:tab/>
        <w:t>&lt;ControlParameters&gt;</w:t>
      </w:r>
    </w:p>
    <w:p w:rsidR="002D75A8" w:rsidRDefault="002D75A8" w:rsidP="002D75A8">
      <w:pPr>
        <w:pStyle w:val="Code"/>
        <w:ind w:left="720"/>
      </w:pPr>
      <w:r>
        <w:tab/>
      </w:r>
      <w:r>
        <w:tab/>
        <w:t>&lt;InterTriggerTimer&gt;</w:t>
      </w:r>
    </w:p>
    <w:p w:rsidR="002D75A8" w:rsidRDefault="002D75A8" w:rsidP="002D75A8">
      <w:pPr>
        <w:pStyle w:val="Code"/>
        <w:ind w:left="720"/>
      </w:pPr>
      <w:r>
        <w:tab/>
      </w:r>
      <w:r>
        <w:tab/>
      </w:r>
      <w:r>
        <w:tab/>
        <w:t>&lt;ResultRequest&gt;min&lt;/ResultRequest&gt;</w:t>
      </w:r>
    </w:p>
    <w:p w:rsidR="002D75A8" w:rsidRDefault="002D75A8" w:rsidP="002D75A8">
      <w:pPr>
        <w:pStyle w:val="Code"/>
        <w:ind w:left="720"/>
      </w:pPr>
      <w:r>
        <w:tab/>
      </w:r>
      <w:r>
        <w:tab/>
      </w:r>
      <w:r>
        <w:tab/>
        <w:t>&lt;ResultRequest&gt;max&lt;/ResultRequest&gt;</w:t>
      </w:r>
    </w:p>
    <w:p w:rsidR="002D75A8" w:rsidRDefault="002D75A8" w:rsidP="002D75A8">
      <w:pPr>
        <w:pStyle w:val="Code"/>
        <w:ind w:left="720"/>
      </w:pPr>
      <w:r>
        <w:tab/>
      </w:r>
      <w:r>
        <w:tab/>
      </w:r>
      <w:r>
        <w:tab/>
        <w:t>&lt;ResultRequest&gt;mean&lt;/ResultRequest&gt;</w:t>
      </w:r>
    </w:p>
    <w:p w:rsidR="002D75A8" w:rsidRDefault="002D75A8" w:rsidP="002D75A8">
      <w:pPr>
        <w:pStyle w:val="Code"/>
        <w:ind w:left="720"/>
      </w:pPr>
      <w:r>
        <w:tab/>
      </w:r>
      <w:r>
        <w:tab/>
      </w:r>
      <w:r>
        <w:tab/>
        <w:t>&lt;ResultRequest&gt;sum&lt;/ResultRequest&gt;</w:t>
      </w:r>
    </w:p>
    <w:p w:rsidR="002D75A8" w:rsidRDefault="002D75A8" w:rsidP="002D75A8">
      <w:pPr>
        <w:pStyle w:val="Code"/>
        <w:ind w:left="720"/>
      </w:pPr>
      <w:r>
        <w:tab/>
      </w:r>
      <w:r>
        <w:tab/>
        <w:t>&lt;/InterTriggerTimer&gt;</w:t>
      </w:r>
    </w:p>
    <w:p w:rsidR="002D75A8" w:rsidRDefault="002D75A8" w:rsidP="002D75A8">
      <w:pPr>
        <w:pStyle w:val="Code"/>
        <w:ind w:left="720"/>
      </w:pPr>
      <w:r>
        <w:tab/>
        <w:t>&lt;/ControlParameters&gt;</w:t>
      </w:r>
    </w:p>
    <w:p w:rsidR="00A21AD3" w:rsidRDefault="002D75A8" w:rsidP="002D75A8">
      <w:pPr>
        <w:pStyle w:val="Code"/>
        <w:ind w:left="720"/>
      </w:pPr>
      <w:r>
        <w:t>&lt;/ElementParameters&gt;</w:t>
      </w:r>
    </w:p>
    <w:p w:rsidR="00A21AD3" w:rsidRDefault="00A21AD3" w:rsidP="00A21AD3">
      <w:pPr>
        <w:pStyle w:val="NoSpacing"/>
      </w:pPr>
      <w:r>
        <w:t>Result is:</w:t>
      </w:r>
    </w:p>
    <w:p w:rsidR="002D75A8" w:rsidRDefault="002D75A8" w:rsidP="002D75A8">
      <w:pPr>
        <w:pStyle w:val="Code"/>
        <w:ind w:left="720"/>
      </w:pPr>
      <w:r>
        <w:t>&lt;ElementParameters elementRef="signal"&gt;</w:t>
      </w:r>
    </w:p>
    <w:p w:rsidR="002D75A8" w:rsidRDefault="002D75A8" w:rsidP="002D75A8">
      <w:pPr>
        <w:pStyle w:val="Code"/>
        <w:ind w:left="720"/>
      </w:pPr>
      <w:r>
        <w:tab/>
        <w:t>&lt;ControlParameters&gt;</w:t>
      </w:r>
    </w:p>
    <w:p w:rsidR="002D75A8" w:rsidRDefault="002D75A8" w:rsidP="002D75A8">
      <w:pPr>
        <w:pStyle w:val="Code"/>
        <w:ind w:left="720"/>
      </w:pPr>
      <w:r>
        <w:tab/>
      </w:r>
      <w:r>
        <w:tab/>
        <w:t>&lt;InterTriggerTimer&gt;</w:t>
      </w:r>
    </w:p>
    <w:p w:rsidR="002D75A8" w:rsidRDefault="002D75A8" w:rsidP="002D75A8">
      <w:pPr>
        <w:pStyle w:val="Code"/>
        <w:ind w:left="720"/>
      </w:pPr>
      <w:r>
        <w:tab/>
      </w:r>
      <w:r>
        <w:tab/>
      </w:r>
      <w:r>
        <w:tab/>
        <w:t>&lt;DurationParameter value="PT2M" result=”min”/&gt;</w:t>
      </w:r>
    </w:p>
    <w:p w:rsidR="002D75A8" w:rsidRDefault="002D75A8" w:rsidP="002D75A8">
      <w:pPr>
        <w:pStyle w:val="Code"/>
        <w:ind w:left="720"/>
      </w:pPr>
      <w:r>
        <w:tab/>
      </w:r>
      <w:r>
        <w:tab/>
      </w:r>
      <w:r>
        <w:tab/>
        <w:t>&lt;DurationParameter value="PT5M" result=”max”/&gt;</w:t>
      </w:r>
    </w:p>
    <w:p w:rsidR="002D75A8" w:rsidRDefault="002D75A8" w:rsidP="002D75A8">
      <w:pPr>
        <w:pStyle w:val="Code"/>
        <w:ind w:left="720"/>
      </w:pPr>
      <w:r>
        <w:tab/>
      </w:r>
      <w:r>
        <w:tab/>
      </w:r>
      <w:r>
        <w:tab/>
        <w:t>&lt;DurationParameter value="PT4M" result=”mean”/&gt;</w:t>
      </w:r>
    </w:p>
    <w:p w:rsidR="002D75A8" w:rsidRDefault="002D75A8" w:rsidP="002D75A8">
      <w:pPr>
        <w:pStyle w:val="Code"/>
        <w:ind w:left="720"/>
      </w:pPr>
      <w:r>
        <w:tab/>
      </w:r>
      <w:r>
        <w:tab/>
      </w:r>
      <w:r>
        <w:tab/>
        <w:t xml:space="preserve">&lt;DurationParameter value="PT24M" result=”sum”/&gt; </w:t>
      </w:r>
    </w:p>
    <w:p w:rsidR="002D75A8" w:rsidRDefault="002D75A8" w:rsidP="002D75A8">
      <w:pPr>
        <w:pStyle w:val="Code"/>
        <w:ind w:left="720"/>
      </w:pPr>
      <w:r>
        <w:tab/>
      </w:r>
      <w:r>
        <w:tab/>
        <w:t>&lt;/InterTriggerTimer&gt;</w:t>
      </w:r>
    </w:p>
    <w:p w:rsidR="002D75A8" w:rsidRDefault="002D75A8" w:rsidP="002D75A8">
      <w:pPr>
        <w:pStyle w:val="Code"/>
        <w:ind w:left="720"/>
      </w:pPr>
      <w:r>
        <w:tab/>
        <w:t>&lt;/ControlParameters&gt;</w:t>
      </w:r>
    </w:p>
    <w:p w:rsidR="00A21AD3" w:rsidRDefault="002D75A8" w:rsidP="002D75A8">
      <w:pPr>
        <w:pStyle w:val="Code"/>
        <w:ind w:left="720"/>
      </w:pPr>
      <w:r>
        <w:t>&lt;/ElementParameters&gt;</w:t>
      </w:r>
    </w:p>
    <w:p w:rsidR="00A21AD3" w:rsidRDefault="00A21AD3" w:rsidP="00A21AD3">
      <w:pPr>
        <w:rPr>
          <w:rFonts w:asciiTheme="majorHAnsi" w:eastAsiaTheme="majorEastAsia" w:hAnsiTheme="majorHAnsi" w:cstheme="majorBidi"/>
          <w:b/>
          <w:bCs/>
          <w:color w:val="4F81BD" w:themeColor="accent1"/>
          <w:sz w:val="26"/>
          <w:szCs w:val="26"/>
        </w:rPr>
      </w:pPr>
      <w:r>
        <w:br w:type="page"/>
      </w:r>
    </w:p>
    <w:p w:rsidR="00A21AD3" w:rsidRPr="00C80D9A" w:rsidRDefault="00A21AD3" w:rsidP="00C80D9A">
      <w:pPr>
        <w:pStyle w:val="Heading3"/>
      </w:pPr>
      <w:bookmarkStart w:id="1650" w:name="_Toc463354118"/>
      <w:r w:rsidRPr="00C80D9A">
        <w:lastRenderedPageBreak/>
        <w:t>Replications effects on results</w:t>
      </w:r>
      <w:bookmarkEnd w:id="1650"/>
    </w:p>
    <w:p w:rsidR="00A21AD3" w:rsidRDefault="00A21AD3" w:rsidP="00A21AD3">
      <w:r>
        <w:t>When more than one replication is used, the output should be tagged to a specific replication identifier</w:t>
      </w:r>
      <w:ins w:id="1651" w:author="Geoff Hook" w:date="2016-09-19T14:26:00Z">
        <w:r w:rsidR="00377497">
          <w:t xml:space="preserve"> – ‘instance’</w:t>
        </w:r>
      </w:ins>
      <w:r>
        <w:t xml:space="preserve">. For </w:t>
      </w:r>
      <w:del w:id="1652" w:author="Geoff Hook" w:date="2016-09-19T14:26:00Z">
        <w:r w:rsidDel="00377497">
          <w:delText xml:space="preserve">instance doing </w:delText>
        </w:r>
      </w:del>
      <w:r>
        <w:t xml:space="preserve">3 replications and </w:t>
      </w:r>
      <w:del w:id="1653" w:author="Geoff Hook" w:date="2016-09-19T14:26:00Z">
        <w:r w:rsidDel="00377497">
          <w:delText>wanting to know</w:delText>
        </w:r>
      </w:del>
      <w:ins w:id="1654" w:author="Geoff Hook" w:date="2016-09-19T14:26:00Z">
        <w:r w:rsidR="00377497">
          <w:t>reporting</w:t>
        </w:r>
      </w:ins>
      <w:r>
        <w:t xml:space="preserve"> the mean processing time:</w:t>
      </w:r>
    </w:p>
    <w:p w:rsidR="002D75A8" w:rsidRDefault="002D75A8" w:rsidP="002D75A8">
      <w:pPr>
        <w:pStyle w:val="Code"/>
        <w:ind w:left="720"/>
      </w:pPr>
      <w:r>
        <w:t>&lt;ScenarioParameters replication="3"/&gt;</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&lt;ResultRequest&gt;mean&lt;/ResultRequest&gt;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A21AD3" w:rsidRDefault="002D75A8" w:rsidP="002D75A8">
      <w:pPr>
        <w:pStyle w:val="Code"/>
        <w:ind w:left="720"/>
      </w:pPr>
      <w:r>
        <w:t>&lt;/ElementParameters&gt;</w:t>
      </w:r>
    </w:p>
    <w:p w:rsidR="00A21AD3" w:rsidRDefault="00A21AD3" w:rsidP="00A21AD3">
      <w:r>
        <w:t>The expected result should now have the replication instance identifier present</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&lt;DurationParameter value="PT4M" result=</w:t>
      </w:r>
      <w:r w:rsidR="00C80D9A">
        <w:t>"</w:t>
      </w:r>
      <w:r>
        <w:t>mean</w:t>
      </w:r>
      <w:r w:rsidR="00C80D9A">
        <w:t>"</w:t>
      </w:r>
      <w:r>
        <w:t xml:space="preserve"> </w:t>
      </w:r>
    </w:p>
    <w:p w:rsidR="002D75A8" w:rsidRDefault="002D75A8" w:rsidP="002D75A8">
      <w:pPr>
        <w:pStyle w:val="Code"/>
        <w:ind w:left="3600" w:firstLine="720"/>
      </w:pPr>
      <w:r>
        <w:t>instance="3218nd-21332dsda</w:t>
      </w:r>
      <w:r w:rsidR="00C80D9A">
        <w:t>"</w:t>
      </w:r>
      <w:r>
        <w:t>/&gt;</w:t>
      </w:r>
    </w:p>
    <w:p w:rsidR="002D75A8" w:rsidRDefault="002D75A8" w:rsidP="002D75A8">
      <w:pPr>
        <w:pStyle w:val="Code"/>
        <w:ind w:left="720"/>
      </w:pPr>
      <w:r>
        <w:tab/>
      </w:r>
      <w:r>
        <w:tab/>
      </w:r>
      <w:r>
        <w:tab/>
        <w:t>&lt;DurationParameter value="PT5M" result=</w:t>
      </w:r>
      <w:r w:rsidR="00C80D9A">
        <w:t>"</w:t>
      </w:r>
      <w:r>
        <w:t>mean</w:t>
      </w:r>
      <w:r w:rsidR="00C80D9A">
        <w:t>"</w:t>
      </w:r>
      <w:r>
        <w:t xml:space="preserve"> </w:t>
      </w:r>
    </w:p>
    <w:p w:rsidR="002D75A8" w:rsidRDefault="00C80D9A" w:rsidP="002D75A8">
      <w:pPr>
        <w:pStyle w:val="Code"/>
        <w:ind w:left="3600" w:firstLine="720"/>
      </w:pPr>
      <w:r>
        <w:t>instance="</w:t>
      </w:r>
      <w:r w:rsidR="002D75A8">
        <w:t>321h2d-321321dd</w:t>
      </w:r>
      <w:r>
        <w:t>"</w:t>
      </w:r>
      <w:r w:rsidR="002D75A8">
        <w:t>/&gt;</w:t>
      </w:r>
    </w:p>
    <w:p w:rsidR="002D75A8" w:rsidRDefault="002D75A8" w:rsidP="002D75A8">
      <w:pPr>
        <w:pStyle w:val="Code"/>
        <w:ind w:left="720"/>
      </w:pPr>
      <w:r>
        <w:tab/>
      </w:r>
      <w:r>
        <w:tab/>
      </w:r>
      <w:r>
        <w:tab/>
        <w:t>&lt;DurationParameter value="</w:t>
      </w:r>
      <w:r w:rsidR="00C80D9A">
        <w:t>PT6M</w:t>
      </w:r>
      <w:r>
        <w:t>" result=</w:t>
      </w:r>
      <w:r w:rsidR="00C80D9A">
        <w:t>"</w:t>
      </w:r>
      <w:r>
        <w:t>mean</w:t>
      </w:r>
      <w:r w:rsidR="00C80D9A">
        <w:t>"</w:t>
      </w:r>
      <w:r>
        <w:t xml:space="preserve"> </w:t>
      </w:r>
    </w:p>
    <w:p w:rsidR="002D75A8" w:rsidRDefault="00C80D9A" w:rsidP="002D75A8">
      <w:pPr>
        <w:pStyle w:val="Code"/>
        <w:ind w:left="3600" w:firstLine="720"/>
      </w:pPr>
      <w:r>
        <w:t>instance="321jd9d-3123213"</w:t>
      </w:r>
      <w:r w:rsidR="002D75A8">
        <w:t>/&gt;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A21AD3" w:rsidRDefault="002D75A8" w:rsidP="002D75A8">
      <w:pPr>
        <w:pStyle w:val="Code"/>
        <w:ind w:left="720"/>
      </w:pPr>
      <w:r>
        <w:t>&lt;/ElementParameters&gt;</w:t>
      </w:r>
    </w:p>
    <w:p w:rsidR="00A21AD3" w:rsidRDefault="00A21AD3" w:rsidP="00A21AD3">
      <w:pPr>
        <w:pStyle w:val="NoSpacing"/>
      </w:pPr>
    </w:p>
    <w:p w:rsidR="00A21AD3" w:rsidRDefault="00A21AD3" w:rsidP="00A21AD3"/>
    <w:p w:rsidR="00A21AD3" w:rsidRDefault="00A21AD3" w:rsidP="00A21AD3"/>
    <w:p w:rsidR="008D135D" w:rsidRPr="008D135D" w:rsidRDefault="008D135D" w:rsidP="008E7A25">
      <w:pPr>
        <w:pStyle w:val="Bulletted"/>
        <w:numPr>
          <w:ilvl w:val="0"/>
          <w:numId w:val="0"/>
        </w:numPr>
        <w:ind w:left="720" w:hanging="360"/>
      </w:pPr>
    </w:p>
    <w:sectPr w:rsidR="008D135D" w:rsidRPr="008D135D" w:rsidSect="00066DD9">
      <w:pgSz w:w="12240" w:h="15840"/>
      <w:pgMar w:top="1134" w:right="1134" w:bottom="1134" w:left="1134"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3106" w:rsidRDefault="00163106" w:rsidP="0013651D">
      <w:pPr>
        <w:spacing w:before="0" w:after="0"/>
      </w:pPr>
      <w:r>
        <w:separator/>
      </w:r>
    </w:p>
  </w:endnote>
  <w:endnote w:type="continuationSeparator" w:id="0">
    <w:p w:rsidR="00163106" w:rsidRDefault="00163106" w:rsidP="0013651D">
      <w:pPr>
        <w:spacing w:before="0" w:after="0"/>
      </w:pPr>
      <w:r>
        <w:continuationSeparator/>
      </w:r>
    </w:p>
  </w:endnote>
  <w:endnote w:type="continuationNotice" w:id="1">
    <w:p w:rsidR="00163106" w:rsidRDefault="0016310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00000001" w:usb1="500078FB" w:usb2="00000000" w:usb3="00000000" w:csb0="0000009F" w:csb1="00000000"/>
  </w:font>
  <w:font w:name="OpenSymbol">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Mangal">
    <w:altName w:val="Cambria Math"/>
    <w:panose1 w:val="02040503050203030202"/>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Liberation Sans">
    <w:altName w:val="Times New Roman"/>
    <w:charset w:val="00"/>
    <w:family w:val="swiss"/>
    <w:pitch w:val="variable"/>
    <w:sig w:usb0="A00002AF" w:usb1="5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60" w:type="dxa"/>
      <w:tblLayout w:type="fixed"/>
      <w:tblCellMar>
        <w:left w:w="60" w:type="dxa"/>
        <w:right w:w="60" w:type="dxa"/>
      </w:tblCellMar>
      <w:tblLook w:val="0000" w:firstRow="0" w:lastRow="0" w:firstColumn="0" w:lastColumn="0" w:noHBand="0" w:noVBand="0"/>
    </w:tblPr>
    <w:tblGrid>
      <w:gridCol w:w="3510"/>
      <w:gridCol w:w="2250"/>
      <w:gridCol w:w="3600"/>
    </w:tblGrid>
    <w:tr w:rsidR="007F3B6E" w:rsidRPr="00057848" w:rsidTr="003F3BB4">
      <w:trPr>
        <w:trHeight w:val="230"/>
      </w:trPr>
      <w:tc>
        <w:tcPr>
          <w:tcW w:w="3510" w:type="dxa"/>
          <w:tcBorders>
            <w:top w:val="nil"/>
            <w:left w:val="nil"/>
            <w:bottom w:val="nil"/>
            <w:right w:val="nil"/>
          </w:tcBorders>
        </w:tcPr>
        <w:p w:rsidR="007F3B6E" w:rsidRPr="00057848" w:rsidRDefault="007F3B6E" w:rsidP="00057848">
          <w:pPr>
            <w:widowControl w:val="0"/>
            <w:tabs>
              <w:tab w:val="left" w:pos="4320"/>
            </w:tabs>
            <w:autoSpaceDE w:val="0"/>
            <w:autoSpaceDN w:val="0"/>
            <w:adjustRightInd w:val="0"/>
            <w:spacing w:before="0" w:after="0"/>
            <w:rPr>
              <w:rFonts w:ascii="Arial" w:eastAsia="Times New Roman" w:hAnsi="Arial" w:cs="Arial"/>
              <w:color w:val="000000"/>
              <w:sz w:val="20"/>
              <w:lang w:val="en-US"/>
            </w:rPr>
          </w:pPr>
        </w:p>
      </w:tc>
      <w:tc>
        <w:tcPr>
          <w:tcW w:w="2250" w:type="dxa"/>
          <w:tcBorders>
            <w:top w:val="nil"/>
            <w:left w:val="nil"/>
            <w:bottom w:val="nil"/>
            <w:right w:val="nil"/>
          </w:tcBorders>
        </w:tcPr>
        <w:p w:rsidR="007F3B6E" w:rsidRPr="00057848" w:rsidRDefault="007F3B6E" w:rsidP="00057848">
          <w:pPr>
            <w:widowControl w:val="0"/>
            <w:tabs>
              <w:tab w:val="left" w:pos="4320"/>
            </w:tabs>
            <w:autoSpaceDE w:val="0"/>
            <w:autoSpaceDN w:val="0"/>
            <w:adjustRightInd w:val="0"/>
            <w:spacing w:before="0" w:after="0"/>
            <w:jc w:val="center"/>
            <w:rPr>
              <w:rFonts w:ascii="Arial" w:eastAsia="Times New Roman" w:hAnsi="Arial" w:cs="Arial"/>
              <w:color w:val="000000"/>
              <w:sz w:val="20"/>
              <w:lang w:val="en-US"/>
            </w:rPr>
          </w:pPr>
        </w:p>
      </w:tc>
      <w:tc>
        <w:tcPr>
          <w:tcW w:w="3600" w:type="dxa"/>
          <w:tcBorders>
            <w:top w:val="nil"/>
            <w:left w:val="nil"/>
            <w:bottom w:val="nil"/>
            <w:right w:val="nil"/>
          </w:tcBorders>
        </w:tcPr>
        <w:p w:rsidR="007F3B6E" w:rsidRPr="00057848" w:rsidRDefault="007F3B6E" w:rsidP="00057848">
          <w:pPr>
            <w:widowControl w:val="0"/>
            <w:tabs>
              <w:tab w:val="left" w:pos="4320"/>
            </w:tabs>
            <w:autoSpaceDE w:val="0"/>
            <w:autoSpaceDN w:val="0"/>
            <w:adjustRightInd w:val="0"/>
            <w:spacing w:before="0" w:after="0"/>
            <w:jc w:val="right"/>
            <w:rPr>
              <w:rFonts w:ascii="Arial" w:eastAsia="Times New Roman" w:hAnsi="Arial" w:cs="Arial"/>
              <w:color w:val="000000"/>
              <w:sz w:val="20"/>
              <w:lang w:val="en-US"/>
            </w:rPr>
          </w:pPr>
          <w:r w:rsidRPr="00057848">
            <w:rPr>
              <w:rFonts w:ascii="Arial" w:eastAsia="Times New Roman" w:hAnsi="Arial" w:cs="Arial"/>
              <w:color w:val="000000"/>
              <w:sz w:val="20"/>
            </w:rPr>
            <w:fldChar w:fldCharType="begin"/>
          </w:r>
          <w:r w:rsidRPr="00057848">
            <w:rPr>
              <w:rFonts w:ascii="Arial" w:eastAsia="Times New Roman" w:hAnsi="Arial" w:cs="Arial"/>
              <w:color w:val="000000"/>
              <w:sz w:val="20"/>
            </w:rPr>
            <w:instrText>PAGE</w:instrText>
          </w:r>
          <w:r w:rsidRPr="00057848">
            <w:rPr>
              <w:rFonts w:ascii="Arial" w:eastAsia="Times New Roman" w:hAnsi="Arial" w:cs="Arial"/>
              <w:color w:val="000000"/>
              <w:sz w:val="20"/>
            </w:rPr>
            <w:fldChar w:fldCharType="separate"/>
          </w:r>
          <w:r w:rsidR="00014DF3">
            <w:rPr>
              <w:rFonts w:ascii="Arial" w:eastAsia="Times New Roman" w:hAnsi="Arial" w:cs="Arial"/>
              <w:noProof/>
              <w:color w:val="000000"/>
              <w:sz w:val="20"/>
            </w:rPr>
            <w:t>1</w:t>
          </w:r>
          <w:r w:rsidRPr="00057848">
            <w:rPr>
              <w:rFonts w:ascii="Arial" w:eastAsia="Times New Roman" w:hAnsi="Arial" w:cs="Arial"/>
              <w:color w:val="000000"/>
              <w:sz w:val="20"/>
            </w:rPr>
            <w:fldChar w:fldCharType="end"/>
          </w:r>
        </w:p>
      </w:tc>
    </w:tr>
  </w:tbl>
  <w:p w:rsidR="007F3B6E" w:rsidRPr="00057848" w:rsidRDefault="007F3B6E" w:rsidP="00057848">
    <w:pPr>
      <w:widowControl w:val="0"/>
      <w:autoSpaceDE w:val="0"/>
      <w:autoSpaceDN w:val="0"/>
      <w:adjustRightInd w:val="0"/>
      <w:spacing w:before="0" w:after="0"/>
      <w:rPr>
        <w:rFonts w:ascii="Arial" w:hAnsi="Arial" w:cs="Arial"/>
        <w:sz w:val="20"/>
        <w:lang w:val="en-AU"/>
      </w:rPr>
    </w:pPr>
  </w:p>
  <w:p w:rsidR="007F3B6E" w:rsidRDefault="007F3B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3106" w:rsidRDefault="00163106" w:rsidP="0013651D">
      <w:pPr>
        <w:spacing w:before="0" w:after="0"/>
      </w:pPr>
      <w:r>
        <w:separator/>
      </w:r>
    </w:p>
  </w:footnote>
  <w:footnote w:type="continuationSeparator" w:id="0">
    <w:p w:rsidR="00163106" w:rsidRDefault="00163106" w:rsidP="0013651D">
      <w:pPr>
        <w:spacing w:before="0" w:after="0"/>
      </w:pPr>
      <w:r>
        <w:continuationSeparator/>
      </w:r>
    </w:p>
  </w:footnote>
  <w:footnote w:type="continuationNotice" w:id="1">
    <w:p w:rsidR="00163106" w:rsidRDefault="00163106">
      <w:pPr>
        <w:spacing w:before="0" w:after="0"/>
      </w:pPr>
    </w:p>
  </w:footnote>
  <w:footnote w:id="2">
    <w:p w:rsidR="007F3B6E" w:rsidRPr="0013651D" w:rsidRDefault="007F3B6E" w:rsidP="00730402">
      <w:pPr>
        <w:pStyle w:val="FootnoteText"/>
        <w:rPr>
          <w:lang w:val="en-US"/>
        </w:rPr>
      </w:pPr>
      <w:r>
        <w:rPr>
          <w:rStyle w:val="FootnoteReference"/>
        </w:rPr>
        <w:footnoteRef/>
      </w:r>
      <w:r>
        <w:t xml:space="preserve"> B</w:t>
      </w:r>
      <w:r w:rsidRPr="009D715D">
        <w:t xml:space="preserve">y descending order </w:t>
      </w:r>
      <w:r>
        <w:t xml:space="preserve">- </w:t>
      </w:r>
      <w:r w:rsidRPr="009D715D">
        <w:t>Total number of instances processed</w:t>
      </w:r>
      <w:r>
        <w:t xml:space="preserve"> - </w:t>
      </w:r>
      <w:r w:rsidRPr="0013651D">
        <w:rPr>
          <w:lang w:val="en-US"/>
        </w:rPr>
        <w:t xml:space="preserve">It counts the absolute number of requests that were processed. </w:t>
      </w:r>
      <w:r>
        <w:rPr>
          <w:lang w:val="en-US"/>
        </w:rPr>
        <w:t>It sums the requests that were processed more than once in the same activity. This can happen because the solution provided was not effective. Hence the request is reprocessed.</w:t>
      </w:r>
    </w:p>
  </w:footnote>
  <w:footnote w:id="3">
    <w:p w:rsidR="007F3B6E" w:rsidRPr="00F142DB" w:rsidRDefault="007F3B6E" w:rsidP="00E32B9C">
      <w:pPr>
        <w:pStyle w:val="FootnoteText"/>
      </w:pPr>
      <w:r>
        <w:rPr>
          <w:rStyle w:val="FootnoteReference"/>
        </w:rPr>
        <w:footnoteRef/>
      </w:r>
      <w:r>
        <w:t xml:space="preserve"> (,) means decimal separator, i.e. 2,5 means 2 and a half minutes.</w:t>
      </w:r>
    </w:p>
  </w:footnote>
  <w:footnote w:id="4">
    <w:p w:rsidR="007F3B6E" w:rsidRPr="00F142DB" w:rsidRDefault="007F3B6E" w:rsidP="00E32B9C">
      <w:pPr>
        <w:pStyle w:val="FootnoteText"/>
      </w:pPr>
      <w:r>
        <w:rPr>
          <w:rStyle w:val="FootnoteReference"/>
        </w:rPr>
        <w:footnoteRef/>
      </w:r>
      <w:r>
        <w:t xml:space="preserve"> (,) means decimal separator, i.e. 2,5 means 2 and a half minutes.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60" w:type="dxa"/>
      <w:tblLayout w:type="fixed"/>
      <w:tblCellMar>
        <w:left w:w="60" w:type="dxa"/>
        <w:right w:w="60" w:type="dxa"/>
      </w:tblCellMar>
      <w:tblLook w:val="0000" w:firstRow="0" w:lastRow="0" w:firstColumn="0" w:lastColumn="0" w:noHBand="0" w:noVBand="0"/>
      <w:tblPrChange w:id="11" w:author="Geoff Hook" w:date="2016-07-18T13:08:00Z">
        <w:tblPr>
          <w:tblW w:w="0" w:type="auto"/>
          <w:tblInd w:w="60" w:type="dxa"/>
          <w:tblLayout w:type="fixed"/>
          <w:tblCellMar>
            <w:left w:w="60" w:type="dxa"/>
            <w:right w:w="60" w:type="dxa"/>
          </w:tblCellMar>
          <w:tblLook w:val="0000" w:firstRow="0" w:lastRow="0" w:firstColumn="0" w:lastColumn="0" w:noHBand="0" w:noVBand="0"/>
        </w:tblPr>
      </w:tblPrChange>
    </w:tblPr>
    <w:tblGrid>
      <w:gridCol w:w="3828"/>
      <w:gridCol w:w="1932"/>
      <w:gridCol w:w="3600"/>
      <w:tblGridChange w:id="12">
        <w:tblGrid>
          <w:gridCol w:w="3510"/>
          <w:gridCol w:w="2250"/>
          <w:gridCol w:w="3600"/>
        </w:tblGrid>
      </w:tblGridChange>
    </w:tblGrid>
    <w:tr w:rsidR="007F3B6E" w:rsidRPr="009E3986" w:rsidTr="00B310DA">
      <w:trPr>
        <w:trHeight w:val="230"/>
        <w:trPrChange w:id="13" w:author="Geoff Hook" w:date="2016-07-18T13:08:00Z">
          <w:trPr>
            <w:trHeight w:val="230"/>
          </w:trPr>
        </w:trPrChange>
      </w:trPr>
      <w:tc>
        <w:tcPr>
          <w:tcW w:w="3828" w:type="dxa"/>
          <w:tcBorders>
            <w:top w:val="nil"/>
            <w:left w:val="nil"/>
            <w:bottom w:val="single" w:sz="2" w:space="0" w:color="auto"/>
            <w:right w:val="nil"/>
          </w:tcBorders>
          <w:tcPrChange w:id="14" w:author="Geoff Hook" w:date="2016-07-18T13:08:00Z">
            <w:tcPr>
              <w:tcW w:w="3510" w:type="dxa"/>
              <w:tcBorders>
                <w:top w:val="nil"/>
                <w:left w:val="nil"/>
                <w:bottom w:val="single" w:sz="2" w:space="0" w:color="auto"/>
                <w:right w:val="nil"/>
              </w:tcBorders>
            </w:tcPr>
          </w:tcPrChange>
        </w:tcPr>
        <w:p w:rsidR="007F3B6E" w:rsidRPr="009E3986" w:rsidRDefault="007F3B6E" w:rsidP="00B310DA">
          <w:pPr>
            <w:widowControl w:val="0"/>
            <w:tabs>
              <w:tab w:val="left" w:pos="4320"/>
            </w:tabs>
            <w:autoSpaceDE w:val="0"/>
            <w:autoSpaceDN w:val="0"/>
            <w:adjustRightInd w:val="0"/>
            <w:spacing w:before="0" w:after="0"/>
            <w:rPr>
              <w:rFonts w:ascii="Arial" w:eastAsia="Times New Roman" w:hAnsi="Arial" w:cs="Arial"/>
              <w:color w:val="000000"/>
              <w:sz w:val="20"/>
              <w:lang w:val="en-US"/>
            </w:rPr>
          </w:pPr>
          <w:r>
            <w:rPr>
              <w:rFonts w:ascii="Arial" w:eastAsia="Times New Roman" w:hAnsi="Arial" w:cs="Arial"/>
              <w:color w:val="000000"/>
              <w:sz w:val="20"/>
            </w:rPr>
            <w:t>BPSim Implementer’s Guide v</w:t>
          </w:r>
          <w:ins w:id="15" w:author="Geoff Hook" w:date="2016-07-18T13:08:00Z">
            <w:r>
              <w:rPr>
                <w:rFonts w:ascii="Arial" w:eastAsia="Times New Roman" w:hAnsi="Arial" w:cs="Arial"/>
                <w:color w:val="000000"/>
                <w:sz w:val="20"/>
              </w:rPr>
              <w:t>2.0</w:t>
            </w:r>
          </w:ins>
          <w:del w:id="16" w:author="Geoff Hook" w:date="2016-07-18T13:08:00Z">
            <w:r w:rsidDel="00B310DA">
              <w:rPr>
                <w:rFonts w:ascii="Arial" w:eastAsia="Times New Roman" w:hAnsi="Arial" w:cs="Arial"/>
                <w:color w:val="000000"/>
                <w:sz w:val="20"/>
              </w:rPr>
              <w:delText>1.0.1</w:delText>
            </w:r>
          </w:del>
        </w:p>
      </w:tc>
      <w:tc>
        <w:tcPr>
          <w:tcW w:w="1932" w:type="dxa"/>
          <w:tcBorders>
            <w:top w:val="nil"/>
            <w:left w:val="nil"/>
            <w:bottom w:val="single" w:sz="2" w:space="0" w:color="auto"/>
            <w:right w:val="nil"/>
          </w:tcBorders>
          <w:tcPrChange w:id="17" w:author="Geoff Hook" w:date="2016-07-18T13:08:00Z">
            <w:tcPr>
              <w:tcW w:w="2250" w:type="dxa"/>
              <w:tcBorders>
                <w:top w:val="nil"/>
                <w:left w:val="nil"/>
                <w:bottom w:val="single" w:sz="2" w:space="0" w:color="auto"/>
                <w:right w:val="nil"/>
              </w:tcBorders>
            </w:tcPr>
          </w:tcPrChange>
        </w:tcPr>
        <w:p w:rsidR="007F3B6E" w:rsidRPr="009E3986" w:rsidRDefault="007F3B6E" w:rsidP="009E3986">
          <w:pPr>
            <w:widowControl w:val="0"/>
            <w:tabs>
              <w:tab w:val="left" w:pos="4320"/>
            </w:tabs>
            <w:autoSpaceDE w:val="0"/>
            <w:autoSpaceDN w:val="0"/>
            <w:adjustRightInd w:val="0"/>
            <w:spacing w:before="0" w:after="0"/>
            <w:jc w:val="center"/>
            <w:rPr>
              <w:rFonts w:ascii="Arial" w:eastAsia="Times New Roman" w:hAnsi="Arial" w:cs="Arial"/>
              <w:color w:val="000000"/>
              <w:sz w:val="20"/>
              <w:lang w:val="en-US"/>
            </w:rPr>
          </w:pPr>
        </w:p>
      </w:tc>
      <w:tc>
        <w:tcPr>
          <w:tcW w:w="3600" w:type="dxa"/>
          <w:tcBorders>
            <w:top w:val="nil"/>
            <w:left w:val="nil"/>
            <w:bottom w:val="single" w:sz="2" w:space="0" w:color="auto"/>
            <w:right w:val="nil"/>
          </w:tcBorders>
          <w:tcPrChange w:id="18" w:author="Geoff Hook" w:date="2016-07-18T13:08:00Z">
            <w:tcPr>
              <w:tcW w:w="3600" w:type="dxa"/>
              <w:tcBorders>
                <w:top w:val="nil"/>
                <w:left w:val="nil"/>
                <w:bottom w:val="single" w:sz="2" w:space="0" w:color="auto"/>
                <w:right w:val="nil"/>
              </w:tcBorders>
            </w:tcPr>
          </w:tcPrChange>
        </w:tcPr>
        <w:p w:rsidR="007F3B6E" w:rsidRPr="009E3986" w:rsidRDefault="007F3B6E" w:rsidP="009E3986">
          <w:pPr>
            <w:widowControl w:val="0"/>
            <w:tabs>
              <w:tab w:val="left" w:pos="4320"/>
            </w:tabs>
            <w:autoSpaceDE w:val="0"/>
            <w:autoSpaceDN w:val="0"/>
            <w:adjustRightInd w:val="0"/>
            <w:spacing w:before="0" w:after="0"/>
            <w:jc w:val="right"/>
            <w:rPr>
              <w:rFonts w:ascii="Arial" w:eastAsia="Times New Roman" w:hAnsi="Arial" w:cs="Arial"/>
              <w:color w:val="000000"/>
              <w:sz w:val="20"/>
              <w:lang w:val="en-US"/>
            </w:rPr>
          </w:pPr>
        </w:p>
      </w:tc>
    </w:tr>
  </w:tbl>
  <w:p w:rsidR="007F3B6E" w:rsidRPr="009E3986" w:rsidRDefault="007F3B6E" w:rsidP="009E3986">
    <w:pPr>
      <w:widowControl w:val="0"/>
      <w:tabs>
        <w:tab w:val="left" w:pos="4320"/>
      </w:tabs>
      <w:autoSpaceDE w:val="0"/>
      <w:autoSpaceDN w:val="0"/>
      <w:adjustRightInd w:val="0"/>
      <w:spacing w:before="0" w:after="0"/>
      <w:jc w:val="right"/>
      <w:rPr>
        <w:rFonts w:ascii="Arial" w:hAnsi="Arial" w:cs="Arial"/>
        <w:sz w:val="20"/>
        <w:lang w:val="en-AU"/>
      </w:rPr>
    </w:pPr>
  </w:p>
  <w:p w:rsidR="007F3B6E" w:rsidRDefault="007F3B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E68F1"/>
    <w:multiLevelType w:val="hybridMultilevel"/>
    <w:tmpl w:val="5AF03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951B3D"/>
    <w:multiLevelType w:val="hybridMultilevel"/>
    <w:tmpl w:val="42C4E92A"/>
    <w:lvl w:ilvl="0" w:tplc="B57A7AB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9F7892"/>
    <w:multiLevelType w:val="hybridMultilevel"/>
    <w:tmpl w:val="8662C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56606D"/>
    <w:multiLevelType w:val="hybridMultilevel"/>
    <w:tmpl w:val="1DD6F682"/>
    <w:lvl w:ilvl="0" w:tplc="10090001">
      <w:start w:val="1"/>
      <w:numFmt w:val="bullet"/>
      <w:lvlText w:val=""/>
      <w:lvlJc w:val="left"/>
      <w:pPr>
        <w:ind w:left="1080" w:hanging="72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17A2C54"/>
    <w:multiLevelType w:val="hybridMultilevel"/>
    <w:tmpl w:val="B4FE28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FD3A2D"/>
    <w:multiLevelType w:val="hybridMultilevel"/>
    <w:tmpl w:val="372856A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66B2F3C"/>
    <w:multiLevelType w:val="hybridMultilevel"/>
    <w:tmpl w:val="74FC7E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6D816F8"/>
    <w:multiLevelType w:val="hybridMultilevel"/>
    <w:tmpl w:val="DB7CD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9F429D"/>
    <w:multiLevelType w:val="hybridMultilevel"/>
    <w:tmpl w:val="A2BEE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1268C7"/>
    <w:multiLevelType w:val="hybridMultilevel"/>
    <w:tmpl w:val="B942B6E8"/>
    <w:lvl w:ilvl="0" w:tplc="10090009">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22CD5469"/>
    <w:multiLevelType w:val="hybridMultilevel"/>
    <w:tmpl w:val="8FD2D8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EB84729"/>
    <w:multiLevelType w:val="hybridMultilevel"/>
    <w:tmpl w:val="5A04A5B8"/>
    <w:lvl w:ilvl="0" w:tplc="59E66994">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9A67B8"/>
    <w:multiLevelType w:val="hybridMultilevel"/>
    <w:tmpl w:val="DE3E9376"/>
    <w:lvl w:ilvl="0" w:tplc="59E66994">
      <w:numFmt w:val="bullet"/>
      <w:lvlText w:val="•"/>
      <w:lvlJc w:val="left"/>
      <w:pPr>
        <w:ind w:left="1080" w:hanging="72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9EB7E26"/>
    <w:multiLevelType w:val="hybridMultilevel"/>
    <w:tmpl w:val="9D4861E6"/>
    <w:lvl w:ilvl="0" w:tplc="10090009">
      <w:start w:val="1"/>
      <w:numFmt w:val="bullet"/>
      <w:lvlText w:val=""/>
      <w:lvlJc w:val="left"/>
      <w:pPr>
        <w:ind w:left="1080" w:hanging="72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4A57556"/>
    <w:multiLevelType w:val="hybridMultilevel"/>
    <w:tmpl w:val="AB0A089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4CD1724"/>
    <w:multiLevelType w:val="hybridMultilevel"/>
    <w:tmpl w:val="6EA060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9339EB"/>
    <w:multiLevelType w:val="hybridMultilevel"/>
    <w:tmpl w:val="71C2B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F452404"/>
    <w:multiLevelType w:val="multilevel"/>
    <w:tmpl w:val="421458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64027794"/>
    <w:multiLevelType w:val="hybridMultilevel"/>
    <w:tmpl w:val="56BE22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E3E7D70"/>
    <w:multiLevelType w:val="hybridMultilevel"/>
    <w:tmpl w:val="C8B426F4"/>
    <w:lvl w:ilvl="0" w:tplc="D5C203DE">
      <w:start w:val="1"/>
      <w:numFmt w:val="bullet"/>
      <w:pStyle w:val="Bulletted"/>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E410115"/>
    <w:multiLevelType w:val="hybridMultilevel"/>
    <w:tmpl w:val="5CF24100"/>
    <w:lvl w:ilvl="0" w:tplc="59E66994">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27701ED"/>
    <w:multiLevelType w:val="hybridMultilevel"/>
    <w:tmpl w:val="0A468B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4181B4B"/>
    <w:multiLevelType w:val="hybridMultilevel"/>
    <w:tmpl w:val="6C5EC2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48D158E"/>
    <w:multiLevelType w:val="hybridMultilevel"/>
    <w:tmpl w:val="23FE5322"/>
    <w:lvl w:ilvl="0" w:tplc="08160001">
      <w:start w:val="1"/>
      <w:numFmt w:val="bullet"/>
      <w:lvlText w:val=""/>
      <w:lvlJc w:val="left"/>
      <w:pPr>
        <w:ind w:left="765" w:hanging="360"/>
      </w:pPr>
      <w:rPr>
        <w:rFonts w:ascii="Symbol" w:hAnsi="Symbol" w:hint="default"/>
      </w:rPr>
    </w:lvl>
    <w:lvl w:ilvl="1" w:tplc="08160003">
      <w:start w:val="1"/>
      <w:numFmt w:val="bullet"/>
      <w:lvlText w:val="o"/>
      <w:lvlJc w:val="left"/>
      <w:pPr>
        <w:ind w:left="1485" w:hanging="360"/>
      </w:pPr>
      <w:rPr>
        <w:rFonts w:ascii="Courier New" w:hAnsi="Courier New" w:cs="Courier New" w:hint="default"/>
      </w:rPr>
    </w:lvl>
    <w:lvl w:ilvl="2" w:tplc="08160005">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num w:numId="1">
    <w:abstractNumId w:val="18"/>
  </w:num>
  <w:num w:numId="2">
    <w:abstractNumId w:val="19"/>
  </w:num>
  <w:num w:numId="3">
    <w:abstractNumId w:val="9"/>
  </w:num>
  <w:num w:numId="4">
    <w:abstractNumId w:val="17"/>
  </w:num>
  <w:num w:numId="5">
    <w:abstractNumId w:val="1"/>
  </w:num>
  <w:num w:numId="6">
    <w:abstractNumId w:val="22"/>
  </w:num>
  <w:num w:numId="7">
    <w:abstractNumId w:val="23"/>
  </w:num>
  <w:num w:numId="8">
    <w:abstractNumId w:val="20"/>
  </w:num>
  <w:num w:numId="9">
    <w:abstractNumId w:val="16"/>
  </w:num>
  <w:num w:numId="10">
    <w:abstractNumId w:val="10"/>
  </w:num>
  <w:num w:numId="11">
    <w:abstractNumId w:val="12"/>
  </w:num>
  <w:num w:numId="12">
    <w:abstractNumId w:val="21"/>
  </w:num>
  <w:num w:numId="13">
    <w:abstractNumId w:val="14"/>
  </w:num>
  <w:num w:numId="14">
    <w:abstractNumId w:val="4"/>
  </w:num>
  <w:num w:numId="15">
    <w:abstractNumId w:val="5"/>
  </w:num>
  <w:num w:numId="16">
    <w:abstractNumId w:val="0"/>
  </w:num>
  <w:num w:numId="17">
    <w:abstractNumId w:val="11"/>
  </w:num>
  <w:num w:numId="18">
    <w:abstractNumId w:val="7"/>
  </w:num>
  <w:num w:numId="19">
    <w:abstractNumId w:val="2"/>
  </w:num>
  <w:num w:numId="20">
    <w:abstractNumId w:val="13"/>
  </w:num>
  <w:num w:numId="21">
    <w:abstractNumId w:val="3"/>
  </w:num>
  <w:num w:numId="22">
    <w:abstractNumId w:val="17"/>
  </w:num>
  <w:num w:numId="23">
    <w:abstractNumId w:val="17"/>
  </w:num>
  <w:num w:numId="24">
    <w:abstractNumId w:val="15"/>
  </w:num>
  <w:num w:numId="25">
    <w:abstractNumId w:val="6"/>
  </w:num>
  <w:num w:numId="26">
    <w:abstractNumId w:val="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eoff Hook">
    <w15:presenceInfo w15:providerId="AD" w15:userId="S-1-5-21-2000441479-1667387387-581009308-1047"/>
  </w15:person>
  <w15:person w15:author="Simon Ringuette">
    <w15:presenceInfo w15:providerId="AD" w15:userId="S-1-5-21-1124994473-646917902-1734353810-12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hyphenationZone w:val="425"/>
  <w:drawingGridHorizontalSpacing w:val="12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C21509"/>
    <w:rsid w:val="000016E4"/>
    <w:rsid w:val="0000497D"/>
    <w:rsid w:val="000052D9"/>
    <w:rsid w:val="0000771E"/>
    <w:rsid w:val="00014C86"/>
    <w:rsid w:val="00014DF3"/>
    <w:rsid w:val="0001632A"/>
    <w:rsid w:val="00017E78"/>
    <w:rsid w:val="00021145"/>
    <w:rsid w:val="0002593D"/>
    <w:rsid w:val="0002704B"/>
    <w:rsid w:val="00031D0C"/>
    <w:rsid w:val="00034FC8"/>
    <w:rsid w:val="00040AD5"/>
    <w:rsid w:val="00040B9A"/>
    <w:rsid w:val="00053D3B"/>
    <w:rsid w:val="00053F7B"/>
    <w:rsid w:val="00057848"/>
    <w:rsid w:val="00057A39"/>
    <w:rsid w:val="00065F62"/>
    <w:rsid w:val="00066DD9"/>
    <w:rsid w:val="00067CA0"/>
    <w:rsid w:val="0007076E"/>
    <w:rsid w:val="00077D4A"/>
    <w:rsid w:val="000941E0"/>
    <w:rsid w:val="00096894"/>
    <w:rsid w:val="000A22C2"/>
    <w:rsid w:val="000A3F4B"/>
    <w:rsid w:val="000A6A5C"/>
    <w:rsid w:val="000A75CF"/>
    <w:rsid w:val="000A7C80"/>
    <w:rsid w:val="000B5DF7"/>
    <w:rsid w:val="000C1211"/>
    <w:rsid w:val="000D6218"/>
    <w:rsid w:val="000E13B8"/>
    <w:rsid w:val="000F3093"/>
    <w:rsid w:val="000F544C"/>
    <w:rsid w:val="000F6CE9"/>
    <w:rsid w:val="00101EC5"/>
    <w:rsid w:val="00116885"/>
    <w:rsid w:val="00122541"/>
    <w:rsid w:val="001238CD"/>
    <w:rsid w:val="00124587"/>
    <w:rsid w:val="00126B3A"/>
    <w:rsid w:val="00127F59"/>
    <w:rsid w:val="001306EE"/>
    <w:rsid w:val="00135473"/>
    <w:rsid w:val="00135D24"/>
    <w:rsid w:val="0013651D"/>
    <w:rsid w:val="001369BC"/>
    <w:rsid w:val="00155403"/>
    <w:rsid w:val="00161823"/>
    <w:rsid w:val="00162F95"/>
    <w:rsid w:val="00163106"/>
    <w:rsid w:val="00163D7C"/>
    <w:rsid w:val="00165327"/>
    <w:rsid w:val="001706E2"/>
    <w:rsid w:val="0017517F"/>
    <w:rsid w:val="00181B76"/>
    <w:rsid w:val="00186739"/>
    <w:rsid w:val="001908F8"/>
    <w:rsid w:val="00193CFE"/>
    <w:rsid w:val="00195B8B"/>
    <w:rsid w:val="001A13C6"/>
    <w:rsid w:val="001A6972"/>
    <w:rsid w:val="001C0310"/>
    <w:rsid w:val="001C5B13"/>
    <w:rsid w:val="001D2054"/>
    <w:rsid w:val="001D6488"/>
    <w:rsid w:val="001E4819"/>
    <w:rsid w:val="001F5BBC"/>
    <w:rsid w:val="001F627A"/>
    <w:rsid w:val="001F69F2"/>
    <w:rsid w:val="002013F6"/>
    <w:rsid w:val="00203D8B"/>
    <w:rsid w:val="00204611"/>
    <w:rsid w:val="00205A78"/>
    <w:rsid w:val="00210B40"/>
    <w:rsid w:val="00212828"/>
    <w:rsid w:val="00217D84"/>
    <w:rsid w:val="00230982"/>
    <w:rsid w:val="0023338C"/>
    <w:rsid w:val="0024563C"/>
    <w:rsid w:val="0025067C"/>
    <w:rsid w:val="00261EAE"/>
    <w:rsid w:val="002661F5"/>
    <w:rsid w:val="00275A1E"/>
    <w:rsid w:val="00275BCE"/>
    <w:rsid w:val="00280BA1"/>
    <w:rsid w:val="00282A4B"/>
    <w:rsid w:val="00287240"/>
    <w:rsid w:val="00290C81"/>
    <w:rsid w:val="0029196A"/>
    <w:rsid w:val="00294734"/>
    <w:rsid w:val="002972A8"/>
    <w:rsid w:val="002A2115"/>
    <w:rsid w:val="002A2D86"/>
    <w:rsid w:val="002A3063"/>
    <w:rsid w:val="002A794C"/>
    <w:rsid w:val="002B781D"/>
    <w:rsid w:val="002C3241"/>
    <w:rsid w:val="002C752D"/>
    <w:rsid w:val="002D0B8F"/>
    <w:rsid w:val="002D21C7"/>
    <w:rsid w:val="002D5367"/>
    <w:rsid w:val="002D66BD"/>
    <w:rsid w:val="002D75A8"/>
    <w:rsid w:val="002E3E07"/>
    <w:rsid w:val="002E6E56"/>
    <w:rsid w:val="002E7C7C"/>
    <w:rsid w:val="002F1101"/>
    <w:rsid w:val="002F2C09"/>
    <w:rsid w:val="00301CBA"/>
    <w:rsid w:val="00302D70"/>
    <w:rsid w:val="00304279"/>
    <w:rsid w:val="003046A4"/>
    <w:rsid w:val="00313656"/>
    <w:rsid w:val="0031384E"/>
    <w:rsid w:val="00315641"/>
    <w:rsid w:val="0032277A"/>
    <w:rsid w:val="00333337"/>
    <w:rsid w:val="003347F1"/>
    <w:rsid w:val="00341395"/>
    <w:rsid w:val="0034158D"/>
    <w:rsid w:val="003433B1"/>
    <w:rsid w:val="00345F6A"/>
    <w:rsid w:val="00346E67"/>
    <w:rsid w:val="0035651F"/>
    <w:rsid w:val="00363CF9"/>
    <w:rsid w:val="00365F1F"/>
    <w:rsid w:val="00375ACD"/>
    <w:rsid w:val="00375D97"/>
    <w:rsid w:val="00377497"/>
    <w:rsid w:val="00380778"/>
    <w:rsid w:val="00381B77"/>
    <w:rsid w:val="0038783E"/>
    <w:rsid w:val="00390310"/>
    <w:rsid w:val="00392A37"/>
    <w:rsid w:val="003935B6"/>
    <w:rsid w:val="00393608"/>
    <w:rsid w:val="00394667"/>
    <w:rsid w:val="003959AB"/>
    <w:rsid w:val="00395D4C"/>
    <w:rsid w:val="003B31A6"/>
    <w:rsid w:val="003B3C6B"/>
    <w:rsid w:val="003B7BD0"/>
    <w:rsid w:val="003C0017"/>
    <w:rsid w:val="003C1475"/>
    <w:rsid w:val="003D11B3"/>
    <w:rsid w:val="003E1E3E"/>
    <w:rsid w:val="003E2C49"/>
    <w:rsid w:val="003F1DF6"/>
    <w:rsid w:val="003F3BB4"/>
    <w:rsid w:val="003F630B"/>
    <w:rsid w:val="003F7A81"/>
    <w:rsid w:val="00402759"/>
    <w:rsid w:val="00413E2E"/>
    <w:rsid w:val="00416099"/>
    <w:rsid w:val="00437062"/>
    <w:rsid w:val="00437B5D"/>
    <w:rsid w:val="004436AA"/>
    <w:rsid w:val="0044535F"/>
    <w:rsid w:val="004464B4"/>
    <w:rsid w:val="00446B5A"/>
    <w:rsid w:val="00457AC6"/>
    <w:rsid w:val="004626CB"/>
    <w:rsid w:val="00463FB1"/>
    <w:rsid w:val="004729A4"/>
    <w:rsid w:val="00475A72"/>
    <w:rsid w:val="00477B0E"/>
    <w:rsid w:val="00480069"/>
    <w:rsid w:val="0048053F"/>
    <w:rsid w:val="00486A11"/>
    <w:rsid w:val="00487A4D"/>
    <w:rsid w:val="0049201E"/>
    <w:rsid w:val="004948E3"/>
    <w:rsid w:val="00495B32"/>
    <w:rsid w:val="004A4CDF"/>
    <w:rsid w:val="004A6F04"/>
    <w:rsid w:val="004B260A"/>
    <w:rsid w:val="004B5FD6"/>
    <w:rsid w:val="004B6A1D"/>
    <w:rsid w:val="004C7CAA"/>
    <w:rsid w:val="004D2D1B"/>
    <w:rsid w:val="004D4CB6"/>
    <w:rsid w:val="004E0D6E"/>
    <w:rsid w:val="004E42F3"/>
    <w:rsid w:val="004E53BC"/>
    <w:rsid w:val="004E67C3"/>
    <w:rsid w:val="004F3213"/>
    <w:rsid w:val="004F35B6"/>
    <w:rsid w:val="004F47C1"/>
    <w:rsid w:val="004F7924"/>
    <w:rsid w:val="00506DAC"/>
    <w:rsid w:val="00507A00"/>
    <w:rsid w:val="005104C1"/>
    <w:rsid w:val="00510D36"/>
    <w:rsid w:val="005160F7"/>
    <w:rsid w:val="00516442"/>
    <w:rsid w:val="00521DF9"/>
    <w:rsid w:val="00522B46"/>
    <w:rsid w:val="005252C5"/>
    <w:rsid w:val="00525DFD"/>
    <w:rsid w:val="00525F47"/>
    <w:rsid w:val="005266E4"/>
    <w:rsid w:val="00526B5F"/>
    <w:rsid w:val="005326BE"/>
    <w:rsid w:val="00535371"/>
    <w:rsid w:val="00535FC8"/>
    <w:rsid w:val="00537FE5"/>
    <w:rsid w:val="005406F6"/>
    <w:rsid w:val="005407BB"/>
    <w:rsid w:val="00541E1E"/>
    <w:rsid w:val="00543870"/>
    <w:rsid w:val="00550E91"/>
    <w:rsid w:val="00552906"/>
    <w:rsid w:val="00552F9C"/>
    <w:rsid w:val="00554E17"/>
    <w:rsid w:val="005609E9"/>
    <w:rsid w:val="00565785"/>
    <w:rsid w:val="00570CF3"/>
    <w:rsid w:val="005718A0"/>
    <w:rsid w:val="00573C01"/>
    <w:rsid w:val="005760CD"/>
    <w:rsid w:val="00576955"/>
    <w:rsid w:val="00576F6A"/>
    <w:rsid w:val="005771F6"/>
    <w:rsid w:val="005839A4"/>
    <w:rsid w:val="0059432B"/>
    <w:rsid w:val="005A43A9"/>
    <w:rsid w:val="005B43CB"/>
    <w:rsid w:val="005D449C"/>
    <w:rsid w:val="005E1EB1"/>
    <w:rsid w:val="005F3626"/>
    <w:rsid w:val="005F5DA6"/>
    <w:rsid w:val="00601F0A"/>
    <w:rsid w:val="006060B8"/>
    <w:rsid w:val="00607B72"/>
    <w:rsid w:val="006122F4"/>
    <w:rsid w:val="00612D47"/>
    <w:rsid w:val="006161E8"/>
    <w:rsid w:val="0063002D"/>
    <w:rsid w:val="00631307"/>
    <w:rsid w:val="00634370"/>
    <w:rsid w:val="00655FA3"/>
    <w:rsid w:val="00661E64"/>
    <w:rsid w:val="006639DA"/>
    <w:rsid w:val="006639E0"/>
    <w:rsid w:val="00664753"/>
    <w:rsid w:val="00665329"/>
    <w:rsid w:val="0066681C"/>
    <w:rsid w:val="00671D5C"/>
    <w:rsid w:val="0067533B"/>
    <w:rsid w:val="00676D65"/>
    <w:rsid w:val="006774BE"/>
    <w:rsid w:val="0068229E"/>
    <w:rsid w:val="00685B58"/>
    <w:rsid w:val="00692620"/>
    <w:rsid w:val="006B1CB3"/>
    <w:rsid w:val="006B69AC"/>
    <w:rsid w:val="006C42D8"/>
    <w:rsid w:val="006D4477"/>
    <w:rsid w:val="006D5690"/>
    <w:rsid w:val="006E380A"/>
    <w:rsid w:val="006E6593"/>
    <w:rsid w:val="006E7C7E"/>
    <w:rsid w:val="006F0DE2"/>
    <w:rsid w:val="006F41BB"/>
    <w:rsid w:val="00701940"/>
    <w:rsid w:val="00717EE6"/>
    <w:rsid w:val="007209F1"/>
    <w:rsid w:val="00730402"/>
    <w:rsid w:val="0073446B"/>
    <w:rsid w:val="00737E93"/>
    <w:rsid w:val="00740812"/>
    <w:rsid w:val="00744257"/>
    <w:rsid w:val="0075130E"/>
    <w:rsid w:val="00751B8D"/>
    <w:rsid w:val="00761FDD"/>
    <w:rsid w:val="00763DCF"/>
    <w:rsid w:val="0076493E"/>
    <w:rsid w:val="0077002C"/>
    <w:rsid w:val="007716EB"/>
    <w:rsid w:val="00776992"/>
    <w:rsid w:val="00780D6E"/>
    <w:rsid w:val="007812A8"/>
    <w:rsid w:val="00782453"/>
    <w:rsid w:val="00782FDA"/>
    <w:rsid w:val="00785752"/>
    <w:rsid w:val="00791EEE"/>
    <w:rsid w:val="007972AC"/>
    <w:rsid w:val="007A5A86"/>
    <w:rsid w:val="007B33CE"/>
    <w:rsid w:val="007B66BF"/>
    <w:rsid w:val="007B6A1E"/>
    <w:rsid w:val="007C04F5"/>
    <w:rsid w:val="007C053F"/>
    <w:rsid w:val="007C0970"/>
    <w:rsid w:val="007C27AF"/>
    <w:rsid w:val="007D089C"/>
    <w:rsid w:val="007D29F5"/>
    <w:rsid w:val="007E1BE2"/>
    <w:rsid w:val="007E642F"/>
    <w:rsid w:val="007F0B70"/>
    <w:rsid w:val="007F105B"/>
    <w:rsid w:val="007F2E38"/>
    <w:rsid w:val="007F37EA"/>
    <w:rsid w:val="007F3B6E"/>
    <w:rsid w:val="007F47DB"/>
    <w:rsid w:val="007F7C6A"/>
    <w:rsid w:val="008011FA"/>
    <w:rsid w:val="0080526A"/>
    <w:rsid w:val="00807395"/>
    <w:rsid w:val="00831BDA"/>
    <w:rsid w:val="0085029B"/>
    <w:rsid w:val="0085049C"/>
    <w:rsid w:val="00856943"/>
    <w:rsid w:val="00864FC3"/>
    <w:rsid w:val="00870549"/>
    <w:rsid w:val="008722C4"/>
    <w:rsid w:val="00872CD7"/>
    <w:rsid w:val="008758F5"/>
    <w:rsid w:val="008802FA"/>
    <w:rsid w:val="008819C3"/>
    <w:rsid w:val="00892EAF"/>
    <w:rsid w:val="00895F3F"/>
    <w:rsid w:val="008A21B1"/>
    <w:rsid w:val="008A5C25"/>
    <w:rsid w:val="008C1903"/>
    <w:rsid w:val="008C5540"/>
    <w:rsid w:val="008C6B2F"/>
    <w:rsid w:val="008C7126"/>
    <w:rsid w:val="008C7337"/>
    <w:rsid w:val="008C778E"/>
    <w:rsid w:val="008C7EC0"/>
    <w:rsid w:val="008D135D"/>
    <w:rsid w:val="008E09ED"/>
    <w:rsid w:val="008E0DE4"/>
    <w:rsid w:val="008E2DA8"/>
    <w:rsid w:val="008E7A25"/>
    <w:rsid w:val="00900772"/>
    <w:rsid w:val="009045DF"/>
    <w:rsid w:val="00904612"/>
    <w:rsid w:val="00905AC7"/>
    <w:rsid w:val="00911318"/>
    <w:rsid w:val="00912714"/>
    <w:rsid w:val="009140EC"/>
    <w:rsid w:val="00914183"/>
    <w:rsid w:val="00914BD4"/>
    <w:rsid w:val="00916EC6"/>
    <w:rsid w:val="00921A74"/>
    <w:rsid w:val="009235DC"/>
    <w:rsid w:val="009276BF"/>
    <w:rsid w:val="00930F04"/>
    <w:rsid w:val="00935CD9"/>
    <w:rsid w:val="00943004"/>
    <w:rsid w:val="00944DC9"/>
    <w:rsid w:val="009470B2"/>
    <w:rsid w:val="0095474E"/>
    <w:rsid w:val="00954A1A"/>
    <w:rsid w:val="0096059D"/>
    <w:rsid w:val="00961521"/>
    <w:rsid w:val="00963619"/>
    <w:rsid w:val="0097331F"/>
    <w:rsid w:val="009750FA"/>
    <w:rsid w:val="00975DB5"/>
    <w:rsid w:val="0097664A"/>
    <w:rsid w:val="00977737"/>
    <w:rsid w:val="00987165"/>
    <w:rsid w:val="00987B69"/>
    <w:rsid w:val="00994025"/>
    <w:rsid w:val="009957A0"/>
    <w:rsid w:val="009A3274"/>
    <w:rsid w:val="009A5576"/>
    <w:rsid w:val="009A5AB7"/>
    <w:rsid w:val="009B7386"/>
    <w:rsid w:val="009C0BBC"/>
    <w:rsid w:val="009C2A61"/>
    <w:rsid w:val="009C5EC8"/>
    <w:rsid w:val="009D07C6"/>
    <w:rsid w:val="009D715D"/>
    <w:rsid w:val="009E341F"/>
    <w:rsid w:val="009E3986"/>
    <w:rsid w:val="009E58E7"/>
    <w:rsid w:val="009E7E62"/>
    <w:rsid w:val="00A03DA6"/>
    <w:rsid w:val="00A118E0"/>
    <w:rsid w:val="00A11C47"/>
    <w:rsid w:val="00A21AD3"/>
    <w:rsid w:val="00A3238E"/>
    <w:rsid w:val="00A35071"/>
    <w:rsid w:val="00A413D4"/>
    <w:rsid w:val="00A415C4"/>
    <w:rsid w:val="00A41B07"/>
    <w:rsid w:val="00A53B98"/>
    <w:rsid w:val="00A57545"/>
    <w:rsid w:val="00A66DCE"/>
    <w:rsid w:val="00A675BB"/>
    <w:rsid w:val="00A71E1D"/>
    <w:rsid w:val="00A7252B"/>
    <w:rsid w:val="00A8016C"/>
    <w:rsid w:val="00A802AE"/>
    <w:rsid w:val="00A84748"/>
    <w:rsid w:val="00A8613E"/>
    <w:rsid w:val="00A90C3A"/>
    <w:rsid w:val="00A93D6A"/>
    <w:rsid w:val="00A9455A"/>
    <w:rsid w:val="00A97850"/>
    <w:rsid w:val="00AA1F18"/>
    <w:rsid w:val="00AA203B"/>
    <w:rsid w:val="00AB1C6E"/>
    <w:rsid w:val="00AB554A"/>
    <w:rsid w:val="00AB610F"/>
    <w:rsid w:val="00AB727A"/>
    <w:rsid w:val="00AB7A79"/>
    <w:rsid w:val="00AD0F82"/>
    <w:rsid w:val="00AD6007"/>
    <w:rsid w:val="00AD7FDD"/>
    <w:rsid w:val="00AE0378"/>
    <w:rsid w:val="00AE0CF4"/>
    <w:rsid w:val="00AE692A"/>
    <w:rsid w:val="00AE7C68"/>
    <w:rsid w:val="00AF383D"/>
    <w:rsid w:val="00AF447E"/>
    <w:rsid w:val="00AF64F0"/>
    <w:rsid w:val="00B010C3"/>
    <w:rsid w:val="00B039E2"/>
    <w:rsid w:val="00B15549"/>
    <w:rsid w:val="00B163DA"/>
    <w:rsid w:val="00B310DA"/>
    <w:rsid w:val="00B35358"/>
    <w:rsid w:val="00B3742B"/>
    <w:rsid w:val="00B37578"/>
    <w:rsid w:val="00B427F7"/>
    <w:rsid w:val="00B5658F"/>
    <w:rsid w:val="00B715E0"/>
    <w:rsid w:val="00B80289"/>
    <w:rsid w:val="00B814DF"/>
    <w:rsid w:val="00B83102"/>
    <w:rsid w:val="00B855A8"/>
    <w:rsid w:val="00B85750"/>
    <w:rsid w:val="00B87F7B"/>
    <w:rsid w:val="00BA3949"/>
    <w:rsid w:val="00BB3F6A"/>
    <w:rsid w:val="00BB68D5"/>
    <w:rsid w:val="00BC6F61"/>
    <w:rsid w:val="00BC7189"/>
    <w:rsid w:val="00BD3C75"/>
    <w:rsid w:val="00BE2068"/>
    <w:rsid w:val="00BE22FF"/>
    <w:rsid w:val="00BE7346"/>
    <w:rsid w:val="00C00B51"/>
    <w:rsid w:val="00C072CB"/>
    <w:rsid w:val="00C13D0C"/>
    <w:rsid w:val="00C21509"/>
    <w:rsid w:val="00C21859"/>
    <w:rsid w:val="00C222A5"/>
    <w:rsid w:val="00C2524A"/>
    <w:rsid w:val="00C25AF5"/>
    <w:rsid w:val="00C32A70"/>
    <w:rsid w:val="00C32E0E"/>
    <w:rsid w:val="00C341BC"/>
    <w:rsid w:val="00C44BB0"/>
    <w:rsid w:val="00C45680"/>
    <w:rsid w:val="00C51D16"/>
    <w:rsid w:val="00C644E8"/>
    <w:rsid w:val="00C6765F"/>
    <w:rsid w:val="00C73CF3"/>
    <w:rsid w:val="00C75A20"/>
    <w:rsid w:val="00C75EE8"/>
    <w:rsid w:val="00C80D27"/>
    <w:rsid w:val="00C80D9A"/>
    <w:rsid w:val="00C9104C"/>
    <w:rsid w:val="00CA0ABA"/>
    <w:rsid w:val="00CB05E2"/>
    <w:rsid w:val="00CB0D27"/>
    <w:rsid w:val="00CB355C"/>
    <w:rsid w:val="00CC4CBD"/>
    <w:rsid w:val="00CC62D8"/>
    <w:rsid w:val="00CC6566"/>
    <w:rsid w:val="00CD70AE"/>
    <w:rsid w:val="00CE6C96"/>
    <w:rsid w:val="00CE736C"/>
    <w:rsid w:val="00CF36A0"/>
    <w:rsid w:val="00CF4907"/>
    <w:rsid w:val="00D015A1"/>
    <w:rsid w:val="00D018CD"/>
    <w:rsid w:val="00D01B6B"/>
    <w:rsid w:val="00D10560"/>
    <w:rsid w:val="00D12948"/>
    <w:rsid w:val="00D143E6"/>
    <w:rsid w:val="00D16266"/>
    <w:rsid w:val="00D174B5"/>
    <w:rsid w:val="00D17E89"/>
    <w:rsid w:val="00D20518"/>
    <w:rsid w:val="00D26C2E"/>
    <w:rsid w:val="00D31125"/>
    <w:rsid w:val="00D32933"/>
    <w:rsid w:val="00D40416"/>
    <w:rsid w:val="00D5110F"/>
    <w:rsid w:val="00D531DE"/>
    <w:rsid w:val="00D548C3"/>
    <w:rsid w:val="00D6485C"/>
    <w:rsid w:val="00D65062"/>
    <w:rsid w:val="00D664F8"/>
    <w:rsid w:val="00D6760D"/>
    <w:rsid w:val="00D70FA6"/>
    <w:rsid w:val="00D74BB0"/>
    <w:rsid w:val="00D90775"/>
    <w:rsid w:val="00D90B34"/>
    <w:rsid w:val="00D9211E"/>
    <w:rsid w:val="00D931EE"/>
    <w:rsid w:val="00DA5760"/>
    <w:rsid w:val="00DB25FA"/>
    <w:rsid w:val="00DB7C35"/>
    <w:rsid w:val="00DC35F6"/>
    <w:rsid w:val="00DC5E59"/>
    <w:rsid w:val="00DD2827"/>
    <w:rsid w:val="00DD6007"/>
    <w:rsid w:val="00DD6AC9"/>
    <w:rsid w:val="00DE2579"/>
    <w:rsid w:val="00DE34EF"/>
    <w:rsid w:val="00DF238F"/>
    <w:rsid w:val="00DF7219"/>
    <w:rsid w:val="00E00C5C"/>
    <w:rsid w:val="00E046E9"/>
    <w:rsid w:val="00E04B66"/>
    <w:rsid w:val="00E176BD"/>
    <w:rsid w:val="00E265ED"/>
    <w:rsid w:val="00E27426"/>
    <w:rsid w:val="00E30A2A"/>
    <w:rsid w:val="00E32B9C"/>
    <w:rsid w:val="00E32CFC"/>
    <w:rsid w:val="00E34D7A"/>
    <w:rsid w:val="00E360B3"/>
    <w:rsid w:val="00E400B0"/>
    <w:rsid w:val="00E41309"/>
    <w:rsid w:val="00E42D99"/>
    <w:rsid w:val="00E431CF"/>
    <w:rsid w:val="00E443E4"/>
    <w:rsid w:val="00E45CF2"/>
    <w:rsid w:val="00E5367F"/>
    <w:rsid w:val="00E5712E"/>
    <w:rsid w:val="00E60802"/>
    <w:rsid w:val="00E63C9D"/>
    <w:rsid w:val="00E645D6"/>
    <w:rsid w:val="00E74B14"/>
    <w:rsid w:val="00E77208"/>
    <w:rsid w:val="00E773BD"/>
    <w:rsid w:val="00E8331A"/>
    <w:rsid w:val="00E904A5"/>
    <w:rsid w:val="00E9306C"/>
    <w:rsid w:val="00E93297"/>
    <w:rsid w:val="00E955BE"/>
    <w:rsid w:val="00E95E88"/>
    <w:rsid w:val="00E97CE0"/>
    <w:rsid w:val="00EA0551"/>
    <w:rsid w:val="00EA34B8"/>
    <w:rsid w:val="00EB1D9D"/>
    <w:rsid w:val="00EB272E"/>
    <w:rsid w:val="00EB6CB4"/>
    <w:rsid w:val="00EB7155"/>
    <w:rsid w:val="00EC1A5C"/>
    <w:rsid w:val="00ED520B"/>
    <w:rsid w:val="00EE55E6"/>
    <w:rsid w:val="00EE63BD"/>
    <w:rsid w:val="00EE7D09"/>
    <w:rsid w:val="00EF0DC9"/>
    <w:rsid w:val="00EF2871"/>
    <w:rsid w:val="00EF36E6"/>
    <w:rsid w:val="00EF3C8B"/>
    <w:rsid w:val="00F0487A"/>
    <w:rsid w:val="00F04B79"/>
    <w:rsid w:val="00F05F76"/>
    <w:rsid w:val="00F142DB"/>
    <w:rsid w:val="00F144BE"/>
    <w:rsid w:val="00F15C8A"/>
    <w:rsid w:val="00F15D58"/>
    <w:rsid w:val="00F178C4"/>
    <w:rsid w:val="00F22ED3"/>
    <w:rsid w:val="00F25EBB"/>
    <w:rsid w:val="00F36383"/>
    <w:rsid w:val="00F53022"/>
    <w:rsid w:val="00F5797F"/>
    <w:rsid w:val="00F57B54"/>
    <w:rsid w:val="00F64B52"/>
    <w:rsid w:val="00F70EA0"/>
    <w:rsid w:val="00F73617"/>
    <w:rsid w:val="00F760D8"/>
    <w:rsid w:val="00F808BA"/>
    <w:rsid w:val="00F8403E"/>
    <w:rsid w:val="00F909F7"/>
    <w:rsid w:val="00FA2F9E"/>
    <w:rsid w:val="00FA3A2B"/>
    <w:rsid w:val="00FA4F83"/>
    <w:rsid w:val="00FA7DEC"/>
    <w:rsid w:val="00FB5EBB"/>
    <w:rsid w:val="00FC3A78"/>
    <w:rsid w:val="00FC4735"/>
    <w:rsid w:val="00FC79C6"/>
    <w:rsid w:val="00FD7748"/>
    <w:rsid w:val="00FE2793"/>
    <w:rsid w:val="00FF70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61AE8A-48D6-4D3F-9B7E-72692D47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CA" w:eastAsia="en-CA"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6760D"/>
    <w:pPr>
      <w:spacing w:before="120" w:after="120"/>
    </w:pPr>
    <w:rPr>
      <w:rFonts w:cs="FreeSans"/>
      <w:sz w:val="24"/>
      <w:szCs w:val="24"/>
    </w:rPr>
  </w:style>
  <w:style w:type="paragraph" w:styleId="Heading1">
    <w:name w:val="heading 1"/>
    <w:basedOn w:val="Normal"/>
    <w:next w:val="Normal"/>
    <w:link w:val="Heading1Char"/>
    <w:uiPriority w:val="9"/>
    <w:qFormat/>
    <w:rsid w:val="0017517F"/>
    <w:pPr>
      <w:keepNext/>
      <w:numPr>
        <w:numId w:val="4"/>
      </w:numPr>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17517F"/>
    <w:pPr>
      <w:keepNext/>
      <w:numPr>
        <w:ilvl w:val="1"/>
        <w:numId w:val="4"/>
      </w:numPr>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D17E89"/>
    <w:pPr>
      <w:keepNext/>
      <w:numPr>
        <w:ilvl w:val="2"/>
        <w:numId w:val="4"/>
      </w:numPr>
      <w:spacing w:before="240" w:after="60"/>
      <w:outlineLvl w:val="2"/>
    </w:pPr>
    <w:rPr>
      <w:rFonts w:asciiTheme="majorHAnsi" w:eastAsia="Liberation Serif" w:hAnsiTheme="majorHAnsi"/>
      <w:b/>
      <w:bCs/>
      <w:sz w:val="26"/>
      <w:szCs w:val="26"/>
    </w:rPr>
  </w:style>
  <w:style w:type="paragraph" w:styleId="Heading4">
    <w:name w:val="heading 4"/>
    <w:basedOn w:val="Normal"/>
    <w:next w:val="Normal"/>
    <w:link w:val="Heading4Char"/>
    <w:autoRedefine/>
    <w:uiPriority w:val="9"/>
    <w:unhideWhenUsed/>
    <w:qFormat/>
    <w:rsid w:val="00D9211E"/>
    <w:pPr>
      <w:keepNext/>
      <w:numPr>
        <w:ilvl w:val="3"/>
        <w:numId w:val="4"/>
      </w:numPr>
      <w:spacing w:before="240" w:after="60"/>
      <w:outlineLvl w:val="3"/>
    </w:pPr>
    <w:rPr>
      <w:b/>
      <w:bCs/>
      <w:szCs w:val="28"/>
    </w:rPr>
  </w:style>
  <w:style w:type="paragraph" w:styleId="Heading5">
    <w:name w:val="heading 5"/>
    <w:basedOn w:val="Normal"/>
    <w:next w:val="Normal"/>
    <w:link w:val="Heading5Char"/>
    <w:uiPriority w:val="9"/>
    <w:unhideWhenUsed/>
    <w:qFormat/>
    <w:rsid w:val="0017517F"/>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17517F"/>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7517F"/>
    <w:pPr>
      <w:numPr>
        <w:ilvl w:val="6"/>
        <w:numId w:val="4"/>
      </w:numPr>
      <w:spacing w:before="240" w:after="60"/>
      <w:outlineLvl w:val="6"/>
    </w:pPr>
  </w:style>
  <w:style w:type="paragraph" w:styleId="Heading8">
    <w:name w:val="heading 8"/>
    <w:basedOn w:val="Normal"/>
    <w:next w:val="Normal"/>
    <w:link w:val="Heading8Char"/>
    <w:uiPriority w:val="9"/>
    <w:unhideWhenUsed/>
    <w:qFormat/>
    <w:rsid w:val="0017517F"/>
    <w:pPr>
      <w:numPr>
        <w:ilvl w:val="7"/>
        <w:numId w:val="4"/>
      </w:numPr>
      <w:spacing w:before="240" w:after="60"/>
      <w:outlineLvl w:val="7"/>
    </w:pPr>
    <w:rPr>
      <w:i/>
      <w:iCs/>
    </w:rPr>
  </w:style>
  <w:style w:type="paragraph" w:styleId="Heading9">
    <w:name w:val="heading 9"/>
    <w:basedOn w:val="Normal"/>
    <w:next w:val="Normal"/>
    <w:link w:val="Heading9Char"/>
    <w:uiPriority w:val="9"/>
    <w:unhideWhenUsed/>
    <w:qFormat/>
    <w:rsid w:val="0017517F"/>
    <w:pPr>
      <w:numPr>
        <w:ilvl w:val="8"/>
        <w:numId w:val="4"/>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066DD9"/>
  </w:style>
  <w:style w:type="character" w:customStyle="1" w:styleId="WW-Absatz-Standardschriftart">
    <w:name w:val="WW-Absatz-Standardschriftart"/>
    <w:rsid w:val="00066DD9"/>
  </w:style>
  <w:style w:type="character" w:customStyle="1" w:styleId="InternetLink">
    <w:name w:val="Internet Link"/>
    <w:rsid w:val="00066DD9"/>
    <w:rPr>
      <w:color w:val="000080"/>
      <w:u w:val="single"/>
      <w:lang w:val="en-US" w:eastAsia="en-US" w:bidi="en-US"/>
    </w:rPr>
  </w:style>
  <w:style w:type="character" w:styleId="FollowedHyperlink">
    <w:name w:val="FollowedHyperlink"/>
    <w:rsid w:val="00066DD9"/>
    <w:rPr>
      <w:color w:val="800000"/>
      <w:u w:val="single"/>
    </w:rPr>
  </w:style>
  <w:style w:type="character" w:customStyle="1" w:styleId="Bullets">
    <w:name w:val="Bullets"/>
    <w:rsid w:val="00066DD9"/>
    <w:rPr>
      <w:rFonts w:ascii="OpenSymbol" w:eastAsia="OpenSymbol" w:hAnsi="OpenSymbol" w:cs="OpenSymbol"/>
    </w:rPr>
  </w:style>
  <w:style w:type="character" w:customStyle="1" w:styleId="BalloonTextChar">
    <w:name w:val="Balloon Text Char"/>
    <w:basedOn w:val="DefaultParagraphFont"/>
    <w:rsid w:val="00066DD9"/>
    <w:rPr>
      <w:rFonts w:ascii="Tahoma" w:eastAsia="Droid Sans Fallback" w:hAnsi="Tahoma" w:cs="Mangal"/>
      <w:sz w:val="16"/>
      <w:szCs w:val="14"/>
      <w:lang w:val="en-US" w:eastAsia="zh-CN" w:bidi="hi-IN"/>
    </w:rPr>
  </w:style>
  <w:style w:type="character" w:customStyle="1" w:styleId="CommentTextChar">
    <w:name w:val="Comment Text Char"/>
    <w:basedOn w:val="DefaultParagraphFont"/>
    <w:rsid w:val="00066DD9"/>
    <w:rPr>
      <w:rFonts w:ascii="Liberation Serif" w:eastAsia="Droid Sans Fallback" w:hAnsi="Liberation Serif" w:cs="Mangal"/>
      <w:szCs w:val="18"/>
      <w:lang w:val="en-US" w:eastAsia="zh-CN" w:bidi="hi-IN"/>
    </w:rPr>
  </w:style>
  <w:style w:type="character" w:styleId="CommentReference">
    <w:name w:val="annotation reference"/>
    <w:basedOn w:val="DefaultParagraphFont"/>
    <w:rsid w:val="00066DD9"/>
    <w:rPr>
      <w:sz w:val="16"/>
      <w:szCs w:val="16"/>
    </w:rPr>
  </w:style>
  <w:style w:type="character" w:customStyle="1" w:styleId="ListLabel1">
    <w:name w:val="ListLabel 1"/>
    <w:rsid w:val="00066DD9"/>
    <w:rPr>
      <w:rFonts w:cs="OpenSymbol"/>
    </w:rPr>
  </w:style>
  <w:style w:type="character" w:customStyle="1" w:styleId="ListLabel2">
    <w:name w:val="ListLabel 2"/>
    <w:rsid w:val="00066DD9"/>
    <w:rPr>
      <w:rFonts w:cs="Wingdings 2"/>
    </w:rPr>
  </w:style>
  <w:style w:type="character" w:customStyle="1" w:styleId="ListLabel3">
    <w:name w:val="ListLabel 3"/>
    <w:rsid w:val="00066DD9"/>
    <w:rPr>
      <w:rFonts w:cs="OpenSymbol"/>
    </w:rPr>
  </w:style>
  <w:style w:type="paragraph" w:customStyle="1" w:styleId="Heading">
    <w:name w:val="Heading"/>
    <w:basedOn w:val="Normal"/>
    <w:next w:val="Textbody"/>
    <w:rsid w:val="00066DD9"/>
    <w:pPr>
      <w:keepNext/>
      <w:spacing w:before="240"/>
    </w:pPr>
    <w:rPr>
      <w:rFonts w:ascii="Liberation Sans" w:hAnsi="Liberation Sans"/>
      <w:sz w:val="28"/>
      <w:szCs w:val="28"/>
    </w:rPr>
  </w:style>
  <w:style w:type="paragraph" w:customStyle="1" w:styleId="Textbody">
    <w:name w:val="Text body"/>
    <w:basedOn w:val="Normal"/>
    <w:rsid w:val="00066DD9"/>
  </w:style>
  <w:style w:type="paragraph" w:styleId="List">
    <w:name w:val="List"/>
    <w:basedOn w:val="Textbody"/>
    <w:rsid w:val="00066DD9"/>
  </w:style>
  <w:style w:type="paragraph" w:styleId="Caption">
    <w:name w:val="caption"/>
    <w:basedOn w:val="Normal"/>
    <w:rsid w:val="00954A1A"/>
    <w:pPr>
      <w:suppressLineNumbers/>
      <w:ind w:firstLine="720"/>
    </w:pPr>
    <w:rPr>
      <w:b/>
      <w:i/>
      <w:iCs/>
    </w:rPr>
  </w:style>
  <w:style w:type="paragraph" w:customStyle="1" w:styleId="Index">
    <w:name w:val="Index"/>
    <w:basedOn w:val="Normal"/>
    <w:rsid w:val="00066DD9"/>
    <w:pPr>
      <w:suppressLineNumbers/>
    </w:pPr>
  </w:style>
  <w:style w:type="paragraph" w:customStyle="1" w:styleId="TableContents">
    <w:name w:val="Table Contents"/>
    <w:basedOn w:val="Normal"/>
    <w:rsid w:val="00066DD9"/>
    <w:pPr>
      <w:suppressLineNumbers/>
    </w:pPr>
  </w:style>
  <w:style w:type="paragraph" w:customStyle="1" w:styleId="TableHeading">
    <w:name w:val="Table Heading"/>
    <w:basedOn w:val="TableContents"/>
    <w:rsid w:val="00066DD9"/>
    <w:pPr>
      <w:jc w:val="center"/>
    </w:pPr>
    <w:rPr>
      <w:b/>
      <w:bCs/>
    </w:rPr>
  </w:style>
  <w:style w:type="paragraph" w:customStyle="1" w:styleId="Link">
    <w:name w:val="Link"/>
    <w:basedOn w:val="Textbody"/>
    <w:rsid w:val="00066DD9"/>
    <w:rPr>
      <w:i/>
    </w:rPr>
  </w:style>
  <w:style w:type="paragraph" w:styleId="TOAHeading">
    <w:name w:val="toa heading"/>
    <w:basedOn w:val="Heading"/>
    <w:rsid w:val="00066DD9"/>
    <w:pPr>
      <w:suppressLineNumbers/>
    </w:pPr>
    <w:rPr>
      <w:b/>
      <w:bCs/>
      <w:sz w:val="32"/>
      <w:szCs w:val="32"/>
    </w:rPr>
  </w:style>
  <w:style w:type="paragraph" w:customStyle="1" w:styleId="Contents1">
    <w:name w:val="Contents 1"/>
    <w:basedOn w:val="Index"/>
    <w:rsid w:val="00066DD9"/>
    <w:pPr>
      <w:tabs>
        <w:tab w:val="right" w:leader="dot" w:pos="9972"/>
      </w:tabs>
    </w:pPr>
  </w:style>
  <w:style w:type="paragraph" w:customStyle="1" w:styleId="Contents2">
    <w:name w:val="Contents 2"/>
    <w:basedOn w:val="Index"/>
    <w:rsid w:val="00066DD9"/>
    <w:pPr>
      <w:tabs>
        <w:tab w:val="right" w:leader="dot" w:pos="10255"/>
      </w:tabs>
      <w:ind w:left="283"/>
    </w:pPr>
  </w:style>
  <w:style w:type="paragraph" w:customStyle="1" w:styleId="Contents3">
    <w:name w:val="Contents 3"/>
    <w:basedOn w:val="Index"/>
    <w:rsid w:val="00066DD9"/>
    <w:pPr>
      <w:tabs>
        <w:tab w:val="right" w:leader="dot" w:pos="10538"/>
      </w:tabs>
      <w:ind w:left="566"/>
    </w:pPr>
  </w:style>
  <w:style w:type="paragraph" w:customStyle="1" w:styleId="Heading10">
    <w:name w:val="Heading 10"/>
    <w:basedOn w:val="Heading"/>
    <w:next w:val="Textbody"/>
    <w:rsid w:val="00066DD9"/>
    <w:pPr>
      <w:tabs>
        <w:tab w:val="left" w:pos="4752"/>
      </w:tabs>
      <w:ind w:left="1584" w:hanging="1584"/>
      <w:outlineLvl w:val="8"/>
    </w:pPr>
    <w:rPr>
      <w:b/>
      <w:bCs/>
      <w:sz w:val="21"/>
      <w:szCs w:val="21"/>
    </w:rPr>
  </w:style>
  <w:style w:type="paragraph" w:customStyle="1" w:styleId="Objectwitharrow">
    <w:name w:val="Object with arrow"/>
    <w:basedOn w:val="Normal"/>
    <w:rsid w:val="00066DD9"/>
  </w:style>
  <w:style w:type="paragraph" w:customStyle="1" w:styleId="Objectwithshadow">
    <w:name w:val="Object with shadow"/>
    <w:basedOn w:val="Normal"/>
    <w:rsid w:val="00066DD9"/>
  </w:style>
  <w:style w:type="paragraph" w:customStyle="1" w:styleId="Objectwithoutfill">
    <w:name w:val="Object without fill"/>
    <w:basedOn w:val="Normal"/>
    <w:rsid w:val="00066DD9"/>
  </w:style>
  <w:style w:type="paragraph" w:customStyle="1" w:styleId="Text">
    <w:name w:val="Text"/>
    <w:basedOn w:val="Caption"/>
    <w:rsid w:val="00066DD9"/>
  </w:style>
  <w:style w:type="paragraph" w:customStyle="1" w:styleId="Textbodyjustified">
    <w:name w:val="Text body justified"/>
    <w:basedOn w:val="Normal"/>
    <w:rsid w:val="00066DD9"/>
  </w:style>
  <w:style w:type="paragraph" w:customStyle="1" w:styleId="Textbodyindent">
    <w:name w:val="Text body indent"/>
    <w:basedOn w:val="Textbody"/>
    <w:rsid w:val="00066DD9"/>
    <w:pPr>
      <w:ind w:firstLine="283"/>
    </w:pPr>
  </w:style>
  <w:style w:type="paragraph" w:customStyle="1" w:styleId="Title1">
    <w:name w:val="Title1"/>
    <w:basedOn w:val="Normal"/>
    <w:rsid w:val="00066DD9"/>
    <w:pPr>
      <w:jc w:val="center"/>
    </w:pPr>
  </w:style>
  <w:style w:type="paragraph" w:customStyle="1" w:styleId="Title2">
    <w:name w:val="Title2"/>
    <w:basedOn w:val="Normal"/>
    <w:rsid w:val="00066DD9"/>
    <w:pPr>
      <w:spacing w:before="57" w:after="57"/>
      <w:ind w:right="113"/>
      <w:jc w:val="center"/>
    </w:pPr>
  </w:style>
  <w:style w:type="paragraph" w:customStyle="1" w:styleId="WW-Heading">
    <w:name w:val="WW-Heading"/>
    <w:basedOn w:val="Normal"/>
    <w:rsid w:val="00066DD9"/>
    <w:pPr>
      <w:spacing w:before="238" w:after="119"/>
    </w:pPr>
  </w:style>
  <w:style w:type="paragraph" w:customStyle="1" w:styleId="DimensionLine">
    <w:name w:val="Dimension Line"/>
    <w:basedOn w:val="Normal"/>
    <w:rsid w:val="00066DD9"/>
  </w:style>
  <w:style w:type="paragraph" w:customStyle="1" w:styleId="DefaultLTGliederung1">
    <w:name w:val="Default~LT~Gliederung 1"/>
    <w:rsid w:val="00066DD9"/>
    <w:pPr>
      <w:widowControl w:val="0"/>
      <w:tabs>
        <w:tab w:val="left" w:pos="709"/>
      </w:tabs>
      <w:suppressAutoHyphens/>
      <w:spacing w:after="283"/>
    </w:pPr>
    <w:rPr>
      <w:rFonts w:ascii="Mangal" w:eastAsia="Mangal" w:hAnsi="Mangal" w:cs="Mangal"/>
      <w:color w:val="000000"/>
      <w:sz w:val="64"/>
      <w:szCs w:val="64"/>
      <w:lang w:val="en-AU" w:eastAsia="zh-CN" w:bidi="hi-IN"/>
    </w:rPr>
  </w:style>
  <w:style w:type="paragraph" w:customStyle="1" w:styleId="DefaultLTGliederung2">
    <w:name w:val="Default~LT~Gliederung 2"/>
    <w:basedOn w:val="DefaultLTGliederung1"/>
    <w:rsid w:val="00066DD9"/>
    <w:pPr>
      <w:spacing w:after="227"/>
    </w:pPr>
    <w:rPr>
      <w:sz w:val="48"/>
      <w:szCs w:val="48"/>
    </w:rPr>
  </w:style>
  <w:style w:type="paragraph" w:customStyle="1" w:styleId="DefaultLTGliederung3">
    <w:name w:val="Default~LT~Gliederung 3"/>
    <w:basedOn w:val="DefaultLTGliederung2"/>
    <w:rsid w:val="00066DD9"/>
    <w:pPr>
      <w:spacing w:after="170"/>
    </w:pPr>
    <w:rPr>
      <w:sz w:val="40"/>
      <w:szCs w:val="40"/>
    </w:rPr>
  </w:style>
  <w:style w:type="paragraph" w:customStyle="1" w:styleId="DefaultLTGliederung4">
    <w:name w:val="Default~LT~Gliederung 4"/>
    <w:basedOn w:val="DefaultLTGliederung3"/>
    <w:rsid w:val="00066DD9"/>
    <w:pPr>
      <w:spacing w:after="113"/>
    </w:pPr>
  </w:style>
  <w:style w:type="paragraph" w:customStyle="1" w:styleId="DefaultLTGliederung5">
    <w:name w:val="Default~LT~Gliederung 5"/>
    <w:basedOn w:val="DefaultLTGliederung4"/>
    <w:rsid w:val="00066DD9"/>
    <w:pPr>
      <w:spacing w:after="57"/>
    </w:pPr>
  </w:style>
  <w:style w:type="paragraph" w:customStyle="1" w:styleId="DefaultLTGliederung6">
    <w:name w:val="Default~LT~Gliederung 6"/>
    <w:basedOn w:val="DefaultLTGliederung5"/>
    <w:rsid w:val="00066DD9"/>
  </w:style>
  <w:style w:type="paragraph" w:customStyle="1" w:styleId="DefaultLTGliederung7">
    <w:name w:val="Default~LT~Gliederung 7"/>
    <w:basedOn w:val="DefaultLTGliederung6"/>
    <w:rsid w:val="00066DD9"/>
  </w:style>
  <w:style w:type="paragraph" w:customStyle="1" w:styleId="DefaultLTGliederung8">
    <w:name w:val="Default~LT~Gliederung 8"/>
    <w:basedOn w:val="DefaultLTGliederung7"/>
    <w:rsid w:val="00066DD9"/>
  </w:style>
  <w:style w:type="paragraph" w:customStyle="1" w:styleId="DefaultLTGliederung9">
    <w:name w:val="Default~LT~Gliederung 9"/>
    <w:basedOn w:val="DefaultLTGliederung8"/>
    <w:rsid w:val="00066DD9"/>
  </w:style>
  <w:style w:type="paragraph" w:customStyle="1" w:styleId="DefaultLTTitel">
    <w:name w:val="Default~LT~Titel"/>
    <w:rsid w:val="00066DD9"/>
    <w:pPr>
      <w:widowControl w:val="0"/>
      <w:tabs>
        <w:tab w:val="left" w:pos="709"/>
      </w:tabs>
      <w:suppressAutoHyphens/>
    </w:pPr>
    <w:rPr>
      <w:rFonts w:ascii="Mangal" w:eastAsia="Mangal" w:hAnsi="Mangal" w:cs="Mangal"/>
      <w:color w:val="000000"/>
      <w:sz w:val="36"/>
      <w:szCs w:val="36"/>
      <w:lang w:val="en-AU" w:eastAsia="zh-CN" w:bidi="hi-IN"/>
    </w:rPr>
  </w:style>
  <w:style w:type="paragraph" w:customStyle="1" w:styleId="DefaultLTUntertitel">
    <w:name w:val="Default~LT~Untertitel"/>
    <w:rsid w:val="00066DD9"/>
    <w:pPr>
      <w:widowControl w:val="0"/>
      <w:tabs>
        <w:tab w:val="left" w:pos="709"/>
      </w:tabs>
      <w:suppressAutoHyphens/>
      <w:jc w:val="center"/>
    </w:pPr>
    <w:rPr>
      <w:rFonts w:ascii="Mangal" w:eastAsia="Mangal" w:hAnsi="Mangal" w:cs="Mangal"/>
      <w:color w:val="00000A"/>
      <w:sz w:val="64"/>
      <w:szCs w:val="64"/>
      <w:lang w:val="en-AU" w:eastAsia="zh-CN" w:bidi="hi-IN"/>
    </w:rPr>
  </w:style>
  <w:style w:type="paragraph" w:customStyle="1" w:styleId="DefaultLTNotizen">
    <w:name w:val="Default~LT~Notizen"/>
    <w:rsid w:val="00066DD9"/>
    <w:pPr>
      <w:widowControl w:val="0"/>
      <w:tabs>
        <w:tab w:val="left" w:pos="1389"/>
      </w:tabs>
      <w:suppressAutoHyphens/>
      <w:ind w:left="340" w:hanging="340"/>
    </w:pPr>
    <w:rPr>
      <w:rFonts w:ascii="Mangal" w:eastAsia="Mangal" w:hAnsi="Mangal" w:cs="Mangal"/>
      <w:color w:val="00000A"/>
      <w:sz w:val="40"/>
      <w:szCs w:val="40"/>
      <w:lang w:val="en-AU" w:eastAsia="zh-CN" w:bidi="hi-IN"/>
    </w:rPr>
  </w:style>
  <w:style w:type="paragraph" w:customStyle="1" w:styleId="DefaultLTHintergrundobjekte">
    <w:name w:val="Default~LT~Hintergrundobjekte"/>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DefaultLTHintergrund">
    <w:name w:val="Default~LT~Hintergrund"/>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default">
    <w:name w:val="default"/>
    <w:rsid w:val="00066DD9"/>
    <w:pPr>
      <w:widowControl w:val="0"/>
      <w:tabs>
        <w:tab w:val="left" w:pos="709"/>
      </w:tabs>
      <w:suppressAutoHyphens/>
      <w:spacing w:line="200" w:lineRule="atLeast"/>
    </w:pPr>
    <w:rPr>
      <w:rFonts w:ascii="Mangal" w:eastAsia="Mangal" w:hAnsi="Mangal" w:cs="Mangal"/>
      <w:color w:val="00000A"/>
      <w:sz w:val="36"/>
      <w:szCs w:val="36"/>
      <w:lang w:val="en-AU" w:eastAsia="zh-CN" w:bidi="hi-IN"/>
    </w:rPr>
  </w:style>
  <w:style w:type="paragraph" w:customStyle="1" w:styleId="gray1">
    <w:name w:val="gray1"/>
    <w:basedOn w:val="default"/>
    <w:rsid w:val="00066DD9"/>
  </w:style>
  <w:style w:type="paragraph" w:customStyle="1" w:styleId="gray2">
    <w:name w:val="gray2"/>
    <w:basedOn w:val="default"/>
    <w:rsid w:val="00066DD9"/>
  </w:style>
  <w:style w:type="paragraph" w:customStyle="1" w:styleId="gray3">
    <w:name w:val="gray3"/>
    <w:basedOn w:val="default"/>
    <w:rsid w:val="00066DD9"/>
  </w:style>
  <w:style w:type="paragraph" w:customStyle="1" w:styleId="bw1">
    <w:name w:val="bw1"/>
    <w:basedOn w:val="default"/>
    <w:rsid w:val="00066DD9"/>
  </w:style>
  <w:style w:type="paragraph" w:customStyle="1" w:styleId="bw2">
    <w:name w:val="bw2"/>
    <w:basedOn w:val="default"/>
    <w:rsid w:val="00066DD9"/>
  </w:style>
  <w:style w:type="paragraph" w:customStyle="1" w:styleId="bw3">
    <w:name w:val="bw3"/>
    <w:basedOn w:val="default"/>
    <w:rsid w:val="00066DD9"/>
  </w:style>
  <w:style w:type="paragraph" w:customStyle="1" w:styleId="orange1">
    <w:name w:val="orange1"/>
    <w:basedOn w:val="default"/>
    <w:rsid w:val="00066DD9"/>
  </w:style>
  <w:style w:type="paragraph" w:customStyle="1" w:styleId="orange2">
    <w:name w:val="orange2"/>
    <w:basedOn w:val="default"/>
    <w:rsid w:val="00066DD9"/>
  </w:style>
  <w:style w:type="paragraph" w:customStyle="1" w:styleId="orange3">
    <w:name w:val="orange3"/>
    <w:basedOn w:val="default"/>
    <w:rsid w:val="00066DD9"/>
  </w:style>
  <w:style w:type="paragraph" w:customStyle="1" w:styleId="turquise1">
    <w:name w:val="turquise1"/>
    <w:basedOn w:val="default"/>
    <w:rsid w:val="00066DD9"/>
  </w:style>
  <w:style w:type="paragraph" w:customStyle="1" w:styleId="turquise2">
    <w:name w:val="turquise2"/>
    <w:basedOn w:val="default"/>
    <w:rsid w:val="00066DD9"/>
  </w:style>
  <w:style w:type="paragraph" w:customStyle="1" w:styleId="turquise3">
    <w:name w:val="turquise3"/>
    <w:basedOn w:val="default"/>
    <w:rsid w:val="00066DD9"/>
  </w:style>
  <w:style w:type="paragraph" w:customStyle="1" w:styleId="blue1">
    <w:name w:val="blue1"/>
    <w:basedOn w:val="default"/>
    <w:rsid w:val="00066DD9"/>
  </w:style>
  <w:style w:type="paragraph" w:customStyle="1" w:styleId="blue2">
    <w:name w:val="blue2"/>
    <w:basedOn w:val="default"/>
    <w:rsid w:val="00066DD9"/>
  </w:style>
  <w:style w:type="paragraph" w:customStyle="1" w:styleId="blue3">
    <w:name w:val="blue3"/>
    <w:basedOn w:val="default"/>
    <w:rsid w:val="00066DD9"/>
  </w:style>
  <w:style w:type="paragraph" w:customStyle="1" w:styleId="sun1">
    <w:name w:val="sun1"/>
    <w:basedOn w:val="default"/>
    <w:rsid w:val="00066DD9"/>
  </w:style>
  <w:style w:type="paragraph" w:customStyle="1" w:styleId="sun2">
    <w:name w:val="sun2"/>
    <w:basedOn w:val="default"/>
    <w:rsid w:val="00066DD9"/>
  </w:style>
  <w:style w:type="paragraph" w:customStyle="1" w:styleId="sun3">
    <w:name w:val="sun3"/>
    <w:basedOn w:val="default"/>
    <w:rsid w:val="00066DD9"/>
  </w:style>
  <w:style w:type="paragraph" w:customStyle="1" w:styleId="earth1">
    <w:name w:val="earth1"/>
    <w:basedOn w:val="default"/>
    <w:rsid w:val="00066DD9"/>
  </w:style>
  <w:style w:type="paragraph" w:customStyle="1" w:styleId="earth2">
    <w:name w:val="earth2"/>
    <w:basedOn w:val="default"/>
    <w:rsid w:val="00066DD9"/>
  </w:style>
  <w:style w:type="paragraph" w:customStyle="1" w:styleId="earth3">
    <w:name w:val="earth3"/>
    <w:basedOn w:val="default"/>
    <w:rsid w:val="00066DD9"/>
  </w:style>
  <w:style w:type="paragraph" w:customStyle="1" w:styleId="green1">
    <w:name w:val="green1"/>
    <w:basedOn w:val="default"/>
    <w:rsid w:val="00066DD9"/>
  </w:style>
  <w:style w:type="paragraph" w:customStyle="1" w:styleId="green2">
    <w:name w:val="green2"/>
    <w:basedOn w:val="default"/>
    <w:rsid w:val="00066DD9"/>
  </w:style>
  <w:style w:type="paragraph" w:customStyle="1" w:styleId="green3">
    <w:name w:val="green3"/>
    <w:basedOn w:val="default"/>
    <w:rsid w:val="00066DD9"/>
  </w:style>
  <w:style w:type="paragraph" w:customStyle="1" w:styleId="seetang1">
    <w:name w:val="seetang1"/>
    <w:basedOn w:val="default"/>
    <w:rsid w:val="00066DD9"/>
  </w:style>
  <w:style w:type="paragraph" w:customStyle="1" w:styleId="seetang2">
    <w:name w:val="seetang2"/>
    <w:basedOn w:val="default"/>
    <w:rsid w:val="00066DD9"/>
  </w:style>
  <w:style w:type="paragraph" w:customStyle="1" w:styleId="seetang3">
    <w:name w:val="seetang3"/>
    <w:basedOn w:val="default"/>
    <w:rsid w:val="00066DD9"/>
  </w:style>
  <w:style w:type="paragraph" w:customStyle="1" w:styleId="lightblue1">
    <w:name w:val="lightblue1"/>
    <w:basedOn w:val="default"/>
    <w:rsid w:val="00066DD9"/>
  </w:style>
  <w:style w:type="paragraph" w:customStyle="1" w:styleId="lightblue2">
    <w:name w:val="lightblue2"/>
    <w:basedOn w:val="default"/>
    <w:rsid w:val="00066DD9"/>
  </w:style>
  <w:style w:type="paragraph" w:customStyle="1" w:styleId="lightblue3">
    <w:name w:val="lightblue3"/>
    <w:basedOn w:val="default"/>
    <w:rsid w:val="00066DD9"/>
  </w:style>
  <w:style w:type="paragraph" w:customStyle="1" w:styleId="yellow1">
    <w:name w:val="yellow1"/>
    <w:basedOn w:val="default"/>
    <w:rsid w:val="00066DD9"/>
  </w:style>
  <w:style w:type="paragraph" w:customStyle="1" w:styleId="yellow2">
    <w:name w:val="yellow2"/>
    <w:basedOn w:val="default"/>
    <w:rsid w:val="00066DD9"/>
  </w:style>
  <w:style w:type="paragraph" w:customStyle="1" w:styleId="yellow3">
    <w:name w:val="yellow3"/>
    <w:basedOn w:val="default"/>
    <w:rsid w:val="00066DD9"/>
  </w:style>
  <w:style w:type="paragraph" w:styleId="Title">
    <w:name w:val="Title"/>
    <w:basedOn w:val="Normal"/>
    <w:next w:val="Normal"/>
    <w:link w:val="TitleChar"/>
    <w:uiPriority w:val="10"/>
    <w:qFormat/>
    <w:rsid w:val="0017517F"/>
    <w:pPr>
      <w:spacing w:before="240" w:after="60"/>
      <w:jc w:val="center"/>
      <w:outlineLvl w:val="0"/>
    </w:pPr>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17517F"/>
    <w:pPr>
      <w:spacing w:after="60"/>
      <w:jc w:val="center"/>
      <w:outlineLvl w:val="1"/>
    </w:pPr>
    <w:rPr>
      <w:rFonts w:asciiTheme="majorHAnsi" w:eastAsiaTheme="majorEastAsia" w:hAnsiTheme="majorHAnsi"/>
    </w:rPr>
  </w:style>
  <w:style w:type="paragraph" w:customStyle="1" w:styleId="Backgroundobjects">
    <w:name w:val="Background objects"/>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Background">
    <w:name w:val="Background"/>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Notes">
    <w:name w:val="Notes"/>
    <w:rsid w:val="00066DD9"/>
    <w:pPr>
      <w:widowControl w:val="0"/>
      <w:tabs>
        <w:tab w:val="left" w:pos="1389"/>
      </w:tabs>
      <w:suppressAutoHyphens/>
      <w:ind w:left="340" w:hanging="340"/>
    </w:pPr>
    <w:rPr>
      <w:rFonts w:ascii="Mangal" w:eastAsia="Mangal" w:hAnsi="Mangal" w:cs="Mangal"/>
      <w:color w:val="00000A"/>
      <w:sz w:val="40"/>
      <w:szCs w:val="40"/>
      <w:lang w:val="en-AU" w:eastAsia="zh-CN" w:bidi="hi-IN"/>
    </w:rPr>
  </w:style>
  <w:style w:type="paragraph" w:customStyle="1" w:styleId="Outline1">
    <w:name w:val="Outline 1"/>
    <w:rsid w:val="00066DD9"/>
    <w:pPr>
      <w:widowControl w:val="0"/>
      <w:tabs>
        <w:tab w:val="left" w:pos="709"/>
      </w:tabs>
      <w:suppressAutoHyphens/>
      <w:spacing w:after="283"/>
    </w:pPr>
    <w:rPr>
      <w:rFonts w:ascii="Mangal" w:eastAsia="Mangal" w:hAnsi="Mangal" w:cs="Mangal"/>
      <w:color w:val="000000"/>
      <w:sz w:val="64"/>
      <w:szCs w:val="64"/>
      <w:lang w:val="en-AU" w:eastAsia="zh-CN" w:bidi="hi-IN"/>
    </w:rPr>
  </w:style>
  <w:style w:type="paragraph" w:customStyle="1" w:styleId="Outline2">
    <w:name w:val="Outline 2"/>
    <w:basedOn w:val="Outline1"/>
    <w:rsid w:val="00066DD9"/>
    <w:pPr>
      <w:spacing w:after="227"/>
    </w:pPr>
    <w:rPr>
      <w:sz w:val="48"/>
      <w:szCs w:val="48"/>
    </w:rPr>
  </w:style>
  <w:style w:type="paragraph" w:customStyle="1" w:styleId="Outline3">
    <w:name w:val="Outline 3"/>
    <w:basedOn w:val="Outline2"/>
    <w:rsid w:val="00066DD9"/>
    <w:pPr>
      <w:spacing w:after="170"/>
    </w:pPr>
    <w:rPr>
      <w:sz w:val="40"/>
      <w:szCs w:val="40"/>
    </w:rPr>
  </w:style>
  <w:style w:type="paragraph" w:customStyle="1" w:styleId="Outline4">
    <w:name w:val="Outline 4"/>
    <w:basedOn w:val="Outline3"/>
    <w:rsid w:val="00066DD9"/>
    <w:pPr>
      <w:spacing w:after="113"/>
    </w:pPr>
  </w:style>
  <w:style w:type="paragraph" w:customStyle="1" w:styleId="Outline5">
    <w:name w:val="Outline 5"/>
    <w:basedOn w:val="Outline4"/>
    <w:rsid w:val="00066DD9"/>
    <w:pPr>
      <w:spacing w:after="57"/>
    </w:pPr>
  </w:style>
  <w:style w:type="paragraph" w:customStyle="1" w:styleId="Outline6">
    <w:name w:val="Outline 6"/>
    <w:basedOn w:val="Outline5"/>
    <w:rsid w:val="00066DD9"/>
  </w:style>
  <w:style w:type="paragraph" w:customStyle="1" w:styleId="Outline7">
    <w:name w:val="Outline 7"/>
    <w:basedOn w:val="Outline6"/>
    <w:rsid w:val="00066DD9"/>
  </w:style>
  <w:style w:type="paragraph" w:customStyle="1" w:styleId="Outline8">
    <w:name w:val="Outline 8"/>
    <w:basedOn w:val="Outline7"/>
    <w:rsid w:val="00066DD9"/>
  </w:style>
  <w:style w:type="paragraph" w:customStyle="1" w:styleId="Outline9">
    <w:name w:val="Outline 9"/>
    <w:basedOn w:val="Outline8"/>
    <w:rsid w:val="00066DD9"/>
  </w:style>
  <w:style w:type="paragraph" w:customStyle="1" w:styleId="Contents4">
    <w:name w:val="Contents 4"/>
    <w:basedOn w:val="Index"/>
    <w:rsid w:val="00066DD9"/>
    <w:pPr>
      <w:tabs>
        <w:tab w:val="right" w:leader="dot" w:pos="10821"/>
      </w:tabs>
      <w:ind w:left="849"/>
    </w:pPr>
  </w:style>
  <w:style w:type="paragraph" w:customStyle="1" w:styleId="WW-Heading1">
    <w:name w:val="WW-Heading1"/>
    <w:basedOn w:val="Normal"/>
    <w:rsid w:val="00066DD9"/>
    <w:pPr>
      <w:spacing w:before="238" w:after="119"/>
    </w:pPr>
  </w:style>
  <w:style w:type="paragraph" w:customStyle="1" w:styleId="WW-Heading12">
    <w:name w:val="WW-Heading12"/>
    <w:basedOn w:val="Normal"/>
    <w:rsid w:val="00066DD9"/>
    <w:pPr>
      <w:spacing w:before="238" w:after="119"/>
    </w:pPr>
  </w:style>
  <w:style w:type="paragraph" w:styleId="BalloonText">
    <w:name w:val="Balloon Text"/>
    <w:basedOn w:val="Normal"/>
    <w:rsid w:val="00066DD9"/>
    <w:rPr>
      <w:rFonts w:ascii="Tahoma" w:hAnsi="Tahoma" w:cs="Mangal"/>
      <w:sz w:val="16"/>
      <w:szCs w:val="14"/>
    </w:rPr>
  </w:style>
  <w:style w:type="paragraph" w:styleId="Revision">
    <w:name w:val="Revision"/>
    <w:rsid w:val="00066DD9"/>
    <w:pPr>
      <w:tabs>
        <w:tab w:val="left" w:pos="709"/>
      </w:tabs>
      <w:suppressAutoHyphens/>
    </w:pPr>
    <w:rPr>
      <w:rFonts w:ascii="Liberation Serif" w:eastAsia="Droid Sans Fallback" w:hAnsi="Liberation Serif" w:cs="Mangal"/>
      <w:color w:val="00000A"/>
      <w:sz w:val="24"/>
      <w:szCs w:val="21"/>
      <w:lang w:val="en-US" w:eastAsia="zh-CN" w:bidi="hi-IN"/>
    </w:rPr>
  </w:style>
  <w:style w:type="paragraph" w:styleId="CommentText">
    <w:name w:val="annotation text"/>
    <w:basedOn w:val="Normal"/>
    <w:link w:val="CommentTextChar1"/>
    <w:rsid w:val="00066DD9"/>
    <w:rPr>
      <w:rFonts w:cs="Mangal"/>
      <w:sz w:val="20"/>
      <w:szCs w:val="18"/>
    </w:rPr>
  </w:style>
  <w:style w:type="paragraph" w:styleId="TOC1">
    <w:name w:val="toc 1"/>
    <w:basedOn w:val="Normal"/>
    <w:next w:val="Normal"/>
    <w:autoRedefine/>
    <w:uiPriority w:val="39"/>
    <w:unhideWhenUsed/>
    <w:rsid w:val="00763DCF"/>
    <w:pPr>
      <w:spacing w:after="100"/>
    </w:pPr>
    <w:rPr>
      <w:rFonts w:cs="Mangal"/>
      <w:szCs w:val="21"/>
    </w:rPr>
  </w:style>
  <w:style w:type="paragraph" w:styleId="TOC2">
    <w:name w:val="toc 2"/>
    <w:basedOn w:val="Normal"/>
    <w:next w:val="Normal"/>
    <w:autoRedefine/>
    <w:uiPriority w:val="39"/>
    <w:unhideWhenUsed/>
    <w:rsid w:val="00763DCF"/>
    <w:pPr>
      <w:spacing w:after="100"/>
      <w:ind w:left="240"/>
    </w:pPr>
    <w:rPr>
      <w:rFonts w:cs="Mangal"/>
      <w:szCs w:val="21"/>
    </w:rPr>
  </w:style>
  <w:style w:type="paragraph" w:styleId="TOC3">
    <w:name w:val="toc 3"/>
    <w:basedOn w:val="Normal"/>
    <w:next w:val="Normal"/>
    <w:autoRedefine/>
    <w:uiPriority w:val="39"/>
    <w:unhideWhenUsed/>
    <w:rsid w:val="00763DCF"/>
    <w:pPr>
      <w:spacing w:after="100"/>
      <w:ind w:left="480"/>
    </w:pPr>
    <w:rPr>
      <w:rFonts w:cs="Mangal"/>
      <w:szCs w:val="21"/>
    </w:rPr>
  </w:style>
  <w:style w:type="paragraph" w:styleId="TOC4">
    <w:name w:val="toc 4"/>
    <w:basedOn w:val="Normal"/>
    <w:next w:val="Normal"/>
    <w:autoRedefine/>
    <w:uiPriority w:val="39"/>
    <w:unhideWhenUsed/>
    <w:rsid w:val="00763DCF"/>
    <w:pPr>
      <w:spacing w:after="100"/>
      <w:ind w:left="720"/>
    </w:pPr>
    <w:rPr>
      <w:rFonts w:cs="Mangal"/>
      <w:szCs w:val="21"/>
    </w:rPr>
  </w:style>
  <w:style w:type="paragraph" w:styleId="NoSpacing">
    <w:name w:val="No Spacing"/>
    <w:basedOn w:val="Normal"/>
    <w:link w:val="NoSpacingChar"/>
    <w:uiPriority w:val="1"/>
    <w:qFormat/>
    <w:rsid w:val="0017517F"/>
    <w:rPr>
      <w:rFonts w:cs="Mangal"/>
      <w:szCs w:val="32"/>
    </w:rPr>
  </w:style>
  <w:style w:type="paragraph" w:styleId="ListParagraph">
    <w:name w:val="List Paragraph"/>
    <w:basedOn w:val="Normal"/>
    <w:uiPriority w:val="34"/>
    <w:qFormat/>
    <w:rsid w:val="0017517F"/>
    <w:pPr>
      <w:ind w:left="720"/>
      <w:contextualSpacing/>
    </w:pPr>
    <w:rPr>
      <w:rFonts w:cs="Mangal"/>
    </w:rPr>
  </w:style>
  <w:style w:type="character" w:styleId="BookTitle">
    <w:name w:val="Book Title"/>
    <w:basedOn w:val="DefaultParagraphFont"/>
    <w:uiPriority w:val="33"/>
    <w:qFormat/>
    <w:rsid w:val="0017517F"/>
    <w:rPr>
      <w:rFonts w:asciiTheme="majorHAnsi" w:eastAsiaTheme="majorEastAsia" w:hAnsiTheme="majorHAnsi"/>
      <w:b/>
      <w:i/>
      <w:sz w:val="24"/>
      <w:szCs w:val="24"/>
    </w:rPr>
  </w:style>
  <w:style w:type="character" w:customStyle="1" w:styleId="Heading1Char">
    <w:name w:val="Heading 1 Char"/>
    <w:basedOn w:val="DefaultParagraphFont"/>
    <w:link w:val="Heading1"/>
    <w:uiPriority w:val="9"/>
    <w:rsid w:val="0017517F"/>
    <w:rPr>
      <w:rFonts w:asciiTheme="majorHAnsi" w:eastAsiaTheme="majorEastAsia" w:hAnsiTheme="majorHAnsi" w:cs="FreeSans"/>
      <w:b/>
      <w:bCs/>
      <w:kern w:val="32"/>
      <w:sz w:val="32"/>
      <w:szCs w:val="32"/>
    </w:rPr>
  </w:style>
  <w:style w:type="character" w:customStyle="1" w:styleId="Heading2Char">
    <w:name w:val="Heading 2 Char"/>
    <w:basedOn w:val="DefaultParagraphFont"/>
    <w:link w:val="Heading2"/>
    <w:uiPriority w:val="9"/>
    <w:rsid w:val="0017517F"/>
    <w:rPr>
      <w:rFonts w:asciiTheme="majorHAnsi" w:eastAsiaTheme="majorEastAsia" w:hAnsiTheme="majorHAnsi" w:cs="FreeSans"/>
      <w:b/>
      <w:bCs/>
      <w:i/>
      <w:iCs/>
      <w:sz w:val="28"/>
      <w:szCs w:val="28"/>
    </w:rPr>
  </w:style>
  <w:style w:type="character" w:customStyle="1" w:styleId="Heading3Char">
    <w:name w:val="Heading 3 Char"/>
    <w:basedOn w:val="DefaultParagraphFont"/>
    <w:link w:val="Heading3"/>
    <w:uiPriority w:val="9"/>
    <w:rsid w:val="00D17E89"/>
    <w:rPr>
      <w:rFonts w:asciiTheme="majorHAnsi" w:eastAsia="Liberation Serif" w:hAnsiTheme="majorHAnsi" w:cs="FreeSans"/>
      <w:b/>
      <w:bCs/>
      <w:sz w:val="26"/>
      <w:szCs w:val="26"/>
    </w:rPr>
  </w:style>
  <w:style w:type="character" w:customStyle="1" w:styleId="Heading4Char">
    <w:name w:val="Heading 4 Char"/>
    <w:basedOn w:val="DefaultParagraphFont"/>
    <w:link w:val="Heading4"/>
    <w:uiPriority w:val="9"/>
    <w:rsid w:val="00D9211E"/>
    <w:rPr>
      <w:rFonts w:cs="FreeSans"/>
      <w:b/>
      <w:bCs/>
      <w:sz w:val="24"/>
      <w:szCs w:val="28"/>
    </w:rPr>
  </w:style>
  <w:style w:type="character" w:customStyle="1" w:styleId="Heading5Char">
    <w:name w:val="Heading 5 Char"/>
    <w:basedOn w:val="DefaultParagraphFont"/>
    <w:link w:val="Heading5"/>
    <w:uiPriority w:val="9"/>
    <w:rsid w:val="0017517F"/>
    <w:rPr>
      <w:rFonts w:cs="FreeSans"/>
      <w:b/>
      <w:bCs/>
      <w:i/>
      <w:iCs/>
      <w:sz w:val="26"/>
      <w:szCs w:val="26"/>
    </w:rPr>
  </w:style>
  <w:style w:type="character" w:customStyle="1" w:styleId="Heading6Char">
    <w:name w:val="Heading 6 Char"/>
    <w:basedOn w:val="DefaultParagraphFont"/>
    <w:link w:val="Heading6"/>
    <w:uiPriority w:val="9"/>
    <w:rsid w:val="0017517F"/>
    <w:rPr>
      <w:rFonts w:cs="FreeSans"/>
      <w:b/>
      <w:bCs/>
    </w:rPr>
  </w:style>
  <w:style w:type="character" w:customStyle="1" w:styleId="Heading7Char">
    <w:name w:val="Heading 7 Char"/>
    <w:basedOn w:val="DefaultParagraphFont"/>
    <w:link w:val="Heading7"/>
    <w:uiPriority w:val="9"/>
    <w:rsid w:val="0017517F"/>
    <w:rPr>
      <w:rFonts w:cs="FreeSans"/>
      <w:sz w:val="24"/>
      <w:szCs w:val="24"/>
    </w:rPr>
  </w:style>
  <w:style w:type="character" w:customStyle="1" w:styleId="Heading8Char">
    <w:name w:val="Heading 8 Char"/>
    <w:basedOn w:val="DefaultParagraphFont"/>
    <w:link w:val="Heading8"/>
    <w:uiPriority w:val="9"/>
    <w:rsid w:val="0017517F"/>
    <w:rPr>
      <w:rFonts w:cs="FreeSans"/>
      <w:i/>
      <w:iCs/>
      <w:sz w:val="24"/>
      <w:szCs w:val="24"/>
    </w:rPr>
  </w:style>
  <w:style w:type="character" w:customStyle="1" w:styleId="Heading9Char">
    <w:name w:val="Heading 9 Char"/>
    <w:basedOn w:val="DefaultParagraphFont"/>
    <w:link w:val="Heading9"/>
    <w:uiPriority w:val="9"/>
    <w:rsid w:val="0017517F"/>
    <w:rPr>
      <w:rFonts w:asciiTheme="majorHAnsi" w:eastAsiaTheme="majorEastAsia" w:hAnsiTheme="majorHAnsi" w:cs="FreeSans"/>
    </w:rPr>
  </w:style>
  <w:style w:type="character" w:customStyle="1" w:styleId="TitleChar">
    <w:name w:val="Title Char"/>
    <w:basedOn w:val="DefaultParagraphFont"/>
    <w:link w:val="Title"/>
    <w:uiPriority w:val="10"/>
    <w:rsid w:val="0017517F"/>
    <w:rPr>
      <w:rFonts w:asciiTheme="majorHAnsi" w:eastAsiaTheme="majorEastAsia" w:hAnsiTheme="majorHAnsi" w:cs="FreeSans"/>
      <w:b/>
      <w:bCs/>
      <w:kern w:val="28"/>
      <w:sz w:val="32"/>
      <w:szCs w:val="32"/>
    </w:rPr>
  </w:style>
  <w:style w:type="character" w:customStyle="1" w:styleId="SubtitleChar">
    <w:name w:val="Subtitle Char"/>
    <w:basedOn w:val="DefaultParagraphFont"/>
    <w:link w:val="Subtitle"/>
    <w:uiPriority w:val="11"/>
    <w:rsid w:val="0017517F"/>
    <w:rPr>
      <w:rFonts w:asciiTheme="majorHAnsi" w:eastAsiaTheme="majorEastAsia" w:hAnsiTheme="majorHAnsi" w:cs="FreeSans"/>
      <w:sz w:val="24"/>
      <w:szCs w:val="24"/>
    </w:rPr>
  </w:style>
  <w:style w:type="character" w:styleId="Strong">
    <w:name w:val="Strong"/>
    <w:basedOn w:val="DefaultParagraphFont"/>
    <w:uiPriority w:val="22"/>
    <w:qFormat/>
    <w:rsid w:val="0017517F"/>
    <w:rPr>
      <w:b/>
      <w:bCs/>
    </w:rPr>
  </w:style>
  <w:style w:type="character" w:styleId="Emphasis">
    <w:name w:val="Emphasis"/>
    <w:basedOn w:val="DefaultParagraphFont"/>
    <w:uiPriority w:val="20"/>
    <w:qFormat/>
    <w:rsid w:val="0017517F"/>
    <w:rPr>
      <w:rFonts w:asciiTheme="minorHAnsi" w:hAnsiTheme="minorHAnsi"/>
      <w:b/>
      <w:i/>
      <w:iCs/>
    </w:rPr>
  </w:style>
  <w:style w:type="paragraph" w:styleId="Quote">
    <w:name w:val="Quote"/>
    <w:basedOn w:val="Normal"/>
    <w:next w:val="Normal"/>
    <w:link w:val="QuoteChar"/>
    <w:uiPriority w:val="29"/>
    <w:qFormat/>
    <w:rsid w:val="0017517F"/>
    <w:rPr>
      <w:rFonts w:cs="Times New Roman"/>
      <w:i/>
    </w:rPr>
  </w:style>
  <w:style w:type="character" w:customStyle="1" w:styleId="QuoteChar">
    <w:name w:val="Quote Char"/>
    <w:basedOn w:val="DefaultParagraphFont"/>
    <w:link w:val="Quote"/>
    <w:uiPriority w:val="29"/>
    <w:rsid w:val="0017517F"/>
    <w:rPr>
      <w:i/>
      <w:sz w:val="24"/>
      <w:szCs w:val="24"/>
    </w:rPr>
  </w:style>
  <w:style w:type="paragraph" w:styleId="IntenseQuote">
    <w:name w:val="Intense Quote"/>
    <w:basedOn w:val="Normal"/>
    <w:next w:val="Normal"/>
    <w:link w:val="IntenseQuoteChar"/>
    <w:uiPriority w:val="30"/>
    <w:qFormat/>
    <w:rsid w:val="0017517F"/>
    <w:pPr>
      <w:ind w:left="720" w:right="720"/>
    </w:pPr>
    <w:rPr>
      <w:rFonts w:cs="Times New Roman"/>
      <w:b/>
      <w:i/>
      <w:szCs w:val="22"/>
    </w:rPr>
  </w:style>
  <w:style w:type="character" w:customStyle="1" w:styleId="IntenseQuoteChar">
    <w:name w:val="Intense Quote Char"/>
    <w:basedOn w:val="DefaultParagraphFont"/>
    <w:link w:val="IntenseQuote"/>
    <w:uiPriority w:val="30"/>
    <w:rsid w:val="0017517F"/>
    <w:rPr>
      <w:b/>
      <w:i/>
      <w:sz w:val="24"/>
    </w:rPr>
  </w:style>
  <w:style w:type="character" w:styleId="SubtleEmphasis">
    <w:name w:val="Subtle Emphasis"/>
    <w:uiPriority w:val="19"/>
    <w:qFormat/>
    <w:rsid w:val="0017517F"/>
    <w:rPr>
      <w:i/>
      <w:color w:val="5A5A5A" w:themeColor="text1" w:themeTint="A5"/>
    </w:rPr>
  </w:style>
  <w:style w:type="character" w:styleId="IntenseEmphasis">
    <w:name w:val="Intense Emphasis"/>
    <w:basedOn w:val="DefaultParagraphFont"/>
    <w:uiPriority w:val="21"/>
    <w:qFormat/>
    <w:rsid w:val="0017517F"/>
    <w:rPr>
      <w:b/>
      <w:i/>
      <w:sz w:val="24"/>
      <w:szCs w:val="24"/>
      <w:u w:val="single"/>
    </w:rPr>
  </w:style>
  <w:style w:type="character" w:styleId="SubtleReference">
    <w:name w:val="Subtle Reference"/>
    <w:basedOn w:val="DefaultParagraphFont"/>
    <w:uiPriority w:val="31"/>
    <w:qFormat/>
    <w:rsid w:val="0017517F"/>
    <w:rPr>
      <w:sz w:val="24"/>
      <w:szCs w:val="24"/>
      <w:u w:val="single"/>
    </w:rPr>
  </w:style>
  <w:style w:type="character" w:styleId="IntenseReference">
    <w:name w:val="Intense Reference"/>
    <w:basedOn w:val="DefaultParagraphFont"/>
    <w:uiPriority w:val="32"/>
    <w:qFormat/>
    <w:rsid w:val="0017517F"/>
    <w:rPr>
      <w:b/>
      <w:sz w:val="24"/>
      <w:u w:val="single"/>
    </w:rPr>
  </w:style>
  <w:style w:type="paragraph" w:styleId="TOCHeading">
    <w:name w:val="TOC Heading"/>
    <w:basedOn w:val="Heading1"/>
    <w:next w:val="Normal"/>
    <w:uiPriority w:val="39"/>
    <w:semiHidden/>
    <w:unhideWhenUsed/>
    <w:qFormat/>
    <w:rsid w:val="0017517F"/>
    <w:pPr>
      <w:outlineLvl w:val="9"/>
    </w:pPr>
    <w:rPr>
      <w:rFonts w:cs="Times New Roman"/>
    </w:rPr>
  </w:style>
  <w:style w:type="table" w:styleId="TableGrid">
    <w:name w:val="Table Grid"/>
    <w:basedOn w:val="TableNormal"/>
    <w:uiPriority w:val="59"/>
    <w:rsid w:val="007344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ted">
    <w:name w:val="Bulletted"/>
    <w:basedOn w:val="NoSpacing"/>
    <w:link w:val="BullettedChar"/>
    <w:qFormat/>
    <w:rsid w:val="00D015A1"/>
    <w:pPr>
      <w:numPr>
        <w:numId w:val="2"/>
      </w:numPr>
      <w:spacing w:before="0" w:after="0"/>
    </w:pPr>
  </w:style>
  <w:style w:type="character" w:customStyle="1" w:styleId="NoSpacingChar">
    <w:name w:val="No Spacing Char"/>
    <w:basedOn w:val="DefaultParagraphFont"/>
    <w:link w:val="NoSpacing"/>
    <w:uiPriority w:val="1"/>
    <w:rsid w:val="00D015A1"/>
    <w:rPr>
      <w:rFonts w:cs="Mangal"/>
      <w:sz w:val="24"/>
      <w:szCs w:val="32"/>
    </w:rPr>
  </w:style>
  <w:style w:type="character" w:customStyle="1" w:styleId="BullettedChar">
    <w:name w:val="Bulletted Char"/>
    <w:basedOn w:val="NoSpacingChar"/>
    <w:link w:val="Bulletted"/>
    <w:rsid w:val="00D015A1"/>
    <w:rPr>
      <w:rFonts w:cs="Mangal"/>
      <w:sz w:val="24"/>
      <w:szCs w:val="32"/>
    </w:rPr>
  </w:style>
  <w:style w:type="paragraph" w:styleId="CommentSubject">
    <w:name w:val="annotation subject"/>
    <w:basedOn w:val="CommentText"/>
    <w:next w:val="CommentText"/>
    <w:link w:val="CommentSubjectChar"/>
    <w:uiPriority w:val="99"/>
    <w:semiHidden/>
    <w:unhideWhenUsed/>
    <w:rsid w:val="005266E4"/>
    <w:rPr>
      <w:rFonts w:cs="FreeSans"/>
      <w:b/>
      <w:bCs/>
      <w:szCs w:val="20"/>
    </w:rPr>
  </w:style>
  <w:style w:type="character" w:customStyle="1" w:styleId="CommentTextChar1">
    <w:name w:val="Comment Text Char1"/>
    <w:basedOn w:val="DefaultParagraphFont"/>
    <w:link w:val="CommentText"/>
    <w:rsid w:val="005266E4"/>
    <w:rPr>
      <w:rFonts w:cs="Mangal"/>
      <w:sz w:val="20"/>
      <w:szCs w:val="18"/>
    </w:rPr>
  </w:style>
  <w:style w:type="character" w:customStyle="1" w:styleId="CommentSubjectChar">
    <w:name w:val="Comment Subject Char"/>
    <w:basedOn w:val="CommentTextChar1"/>
    <w:link w:val="CommentSubject"/>
    <w:uiPriority w:val="99"/>
    <w:rsid w:val="005266E4"/>
    <w:rPr>
      <w:rFonts w:cs="Mangal"/>
      <w:sz w:val="20"/>
      <w:szCs w:val="18"/>
    </w:rPr>
  </w:style>
  <w:style w:type="character" w:styleId="Hyperlink">
    <w:name w:val="Hyperlink"/>
    <w:basedOn w:val="DefaultParagraphFont"/>
    <w:uiPriority w:val="99"/>
    <w:unhideWhenUsed/>
    <w:rsid w:val="006F0DE2"/>
    <w:rPr>
      <w:color w:val="0000FF" w:themeColor="hyperlink"/>
      <w:u w:val="single"/>
    </w:rPr>
  </w:style>
  <w:style w:type="paragraph" w:styleId="FootnoteText">
    <w:name w:val="footnote text"/>
    <w:basedOn w:val="Normal"/>
    <w:link w:val="FootnoteTextChar"/>
    <w:uiPriority w:val="99"/>
    <w:semiHidden/>
    <w:unhideWhenUsed/>
    <w:rsid w:val="0013651D"/>
    <w:pPr>
      <w:spacing w:before="0" w:after="0"/>
    </w:pPr>
    <w:rPr>
      <w:sz w:val="20"/>
      <w:szCs w:val="20"/>
    </w:rPr>
  </w:style>
  <w:style w:type="character" w:customStyle="1" w:styleId="FootnoteTextChar">
    <w:name w:val="Footnote Text Char"/>
    <w:basedOn w:val="DefaultParagraphFont"/>
    <w:link w:val="FootnoteText"/>
    <w:uiPriority w:val="99"/>
    <w:semiHidden/>
    <w:rsid w:val="0013651D"/>
    <w:rPr>
      <w:rFonts w:cs="FreeSans"/>
      <w:sz w:val="20"/>
      <w:szCs w:val="20"/>
    </w:rPr>
  </w:style>
  <w:style w:type="character" w:styleId="FootnoteReference">
    <w:name w:val="footnote reference"/>
    <w:basedOn w:val="DefaultParagraphFont"/>
    <w:uiPriority w:val="99"/>
    <w:semiHidden/>
    <w:unhideWhenUsed/>
    <w:rsid w:val="0013651D"/>
    <w:rPr>
      <w:vertAlign w:val="superscript"/>
    </w:rPr>
  </w:style>
  <w:style w:type="paragraph" w:styleId="Header">
    <w:name w:val="header"/>
    <w:basedOn w:val="Normal"/>
    <w:link w:val="HeaderChar"/>
    <w:uiPriority w:val="99"/>
    <w:unhideWhenUsed/>
    <w:rsid w:val="00BB68D5"/>
    <w:pPr>
      <w:tabs>
        <w:tab w:val="center" w:pos="4513"/>
        <w:tab w:val="right" w:pos="9026"/>
      </w:tabs>
      <w:spacing w:before="0" w:after="0"/>
    </w:pPr>
  </w:style>
  <w:style w:type="character" w:customStyle="1" w:styleId="HeaderChar">
    <w:name w:val="Header Char"/>
    <w:basedOn w:val="DefaultParagraphFont"/>
    <w:link w:val="Header"/>
    <w:uiPriority w:val="99"/>
    <w:rsid w:val="00BB68D5"/>
    <w:rPr>
      <w:rFonts w:cs="FreeSans"/>
      <w:sz w:val="24"/>
      <w:szCs w:val="24"/>
    </w:rPr>
  </w:style>
  <w:style w:type="paragraph" w:styleId="Footer">
    <w:name w:val="footer"/>
    <w:basedOn w:val="Normal"/>
    <w:link w:val="FooterChar"/>
    <w:uiPriority w:val="99"/>
    <w:unhideWhenUsed/>
    <w:rsid w:val="00BB68D5"/>
    <w:pPr>
      <w:tabs>
        <w:tab w:val="center" w:pos="4513"/>
        <w:tab w:val="right" w:pos="9026"/>
      </w:tabs>
      <w:spacing w:before="0" w:after="0"/>
    </w:pPr>
  </w:style>
  <w:style w:type="character" w:customStyle="1" w:styleId="FooterChar">
    <w:name w:val="Footer Char"/>
    <w:basedOn w:val="DefaultParagraphFont"/>
    <w:link w:val="Footer"/>
    <w:uiPriority w:val="99"/>
    <w:rsid w:val="00BB68D5"/>
    <w:rPr>
      <w:rFonts w:cs="FreeSans"/>
      <w:sz w:val="24"/>
      <w:szCs w:val="24"/>
    </w:rPr>
  </w:style>
  <w:style w:type="paragraph" w:customStyle="1" w:styleId="Code">
    <w:name w:val="Code"/>
    <w:basedOn w:val="Normal"/>
    <w:link w:val="CodeChar"/>
    <w:qFormat/>
    <w:rsid w:val="00463FB1"/>
    <w:pPr>
      <w:spacing w:before="0" w:after="0"/>
    </w:pPr>
    <w:rPr>
      <w:rFonts w:ascii="Courier New" w:hAnsi="Courier New" w:cs="Courier New"/>
      <w:sz w:val="20"/>
      <w:szCs w:val="20"/>
    </w:rPr>
  </w:style>
  <w:style w:type="character" w:customStyle="1" w:styleId="CodeChar">
    <w:name w:val="Code Char"/>
    <w:basedOn w:val="DefaultParagraphFont"/>
    <w:link w:val="Code"/>
    <w:rsid w:val="00463FB1"/>
    <w:rPr>
      <w:rFonts w:ascii="Courier New" w:hAnsi="Courier New" w:cs="Courier New"/>
      <w:sz w:val="20"/>
      <w:szCs w:val="20"/>
    </w:rPr>
  </w:style>
  <w:style w:type="paragraph" w:styleId="HTMLPreformatted">
    <w:name w:val="HTML Preformatted"/>
    <w:basedOn w:val="Normal"/>
    <w:link w:val="HTMLPreformattedChar"/>
    <w:uiPriority w:val="99"/>
    <w:semiHidden/>
    <w:unhideWhenUsed/>
    <w:rsid w:val="006C4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6C42D8"/>
    <w:rPr>
      <w:rFonts w:ascii="Courier New" w:eastAsia="Times New Roman" w:hAnsi="Courier New" w:cs="Courier New"/>
      <w:sz w:val="20"/>
      <w:szCs w:val="20"/>
      <w:lang w:val="en-GB" w:eastAsia="en-GB"/>
    </w:rPr>
  </w:style>
  <w:style w:type="paragraph" w:styleId="PlainText">
    <w:name w:val="Plain Text"/>
    <w:basedOn w:val="Normal"/>
    <w:link w:val="PlainTextChar"/>
    <w:uiPriority w:val="99"/>
    <w:unhideWhenUsed/>
    <w:rsid w:val="00304279"/>
    <w:pPr>
      <w:spacing w:before="0" w:after="0"/>
    </w:pPr>
    <w:rPr>
      <w:rFonts w:ascii="Calibri" w:eastAsiaTheme="minorHAnsi" w:hAnsi="Calibri" w:cstheme="minorBidi"/>
      <w:sz w:val="22"/>
      <w:szCs w:val="21"/>
      <w:lang w:eastAsia="en-US"/>
    </w:rPr>
  </w:style>
  <w:style w:type="character" w:customStyle="1" w:styleId="PlainTextChar">
    <w:name w:val="Plain Text Char"/>
    <w:basedOn w:val="DefaultParagraphFont"/>
    <w:link w:val="PlainText"/>
    <w:uiPriority w:val="99"/>
    <w:rsid w:val="00304279"/>
    <w:rPr>
      <w:rFonts w:ascii="Calibri" w:eastAsiaTheme="minorHAnsi" w:hAnsi="Calibri" w:cstheme="minorBidi"/>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63181">
      <w:bodyDiv w:val="1"/>
      <w:marLeft w:val="0"/>
      <w:marRight w:val="0"/>
      <w:marTop w:val="0"/>
      <w:marBottom w:val="0"/>
      <w:divBdr>
        <w:top w:val="none" w:sz="0" w:space="0" w:color="auto"/>
        <w:left w:val="none" w:sz="0" w:space="0" w:color="auto"/>
        <w:bottom w:val="none" w:sz="0" w:space="0" w:color="auto"/>
        <w:right w:val="none" w:sz="0" w:space="0" w:color="auto"/>
      </w:divBdr>
    </w:div>
    <w:div w:id="460154419">
      <w:bodyDiv w:val="1"/>
      <w:marLeft w:val="0"/>
      <w:marRight w:val="0"/>
      <w:marTop w:val="0"/>
      <w:marBottom w:val="0"/>
      <w:divBdr>
        <w:top w:val="none" w:sz="0" w:space="0" w:color="auto"/>
        <w:left w:val="none" w:sz="0" w:space="0" w:color="auto"/>
        <w:bottom w:val="none" w:sz="0" w:space="0" w:color="auto"/>
        <w:right w:val="none" w:sz="0" w:space="0" w:color="auto"/>
      </w:divBdr>
    </w:div>
    <w:div w:id="671297801">
      <w:bodyDiv w:val="1"/>
      <w:marLeft w:val="0"/>
      <w:marRight w:val="0"/>
      <w:marTop w:val="0"/>
      <w:marBottom w:val="0"/>
      <w:divBdr>
        <w:top w:val="none" w:sz="0" w:space="0" w:color="auto"/>
        <w:left w:val="none" w:sz="0" w:space="0" w:color="auto"/>
        <w:bottom w:val="none" w:sz="0" w:space="0" w:color="auto"/>
        <w:right w:val="none" w:sz="0" w:space="0" w:color="auto"/>
      </w:divBdr>
    </w:div>
    <w:div w:id="802698971">
      <w:bodyDiv w:val="1"/>
      <w:marLeft w:val="0"/>
      <w:marRight w:val="0"/>
      <w:marTop w:val="0"/>
      <w:marBottom w:val="0"/>
      <w:divBdr>
        <w:top w:val="none" w:sz="0" w:space="0" w:color="auto"/>
        <w:left w:val="none" w:sz="0" w:space="0" w:color="auto"/>
        <w:bottom w:val="none" w:sz="0" w:space="0" w:color="auto"/>
        <w:right w:val="none" w:sz="0" w:space="0" w:color="auto"/>
      </w:divBdr>
    </w:div>
    <w:div w:id="972715720">
      <w:bodyDiv w:val="1"/>
      <w:marLeft w:val="0"/>
      <w:marRight w:val="0"/>
      <w:marTop w:val="0"/>
      <w:marBottom w:val="0"/>
      <w:divBdr>
        <w:top w:val="none" w:sz="0" w:space="0" w:color="auto"/>
        <w:left w:val="none" w:sz="0" w:space="0" w:color="auto"/>
        <w:bottom w:val="none" w:sz="0" w:space="0" w:color="auto"/>
        <w:right w:val="none" w:sz="0" w:space="0" w:color="auto"/>
      </w:divBdr>
    </w:div>
    <w:div w:id="1054082994">
      <w:bodyDiv w:val="1"/>
      <w:marLeft w:val="0"/>
      <w:marRight w:val="0"/>
      <w:marTop w:val="0"/>
      <w:marBottom w:val="0"/>
      <w:divBdr>
        <w:top w:val="none" w:sz="0" w:space="0" w:color="auto"/>
        <w:left w:val="none" w:sz="0" w:space="0" w:color="auto"/>
        <w:bottom w:val="none" w:sz="0" w:space="0" w:color="auto"/>
        <w:right w:val="none" w:sz="0" w:space="0" w:color="auto"/>
      </w:divBdr>
    </w:div>
    <w:div w:id="1263302160">
      <w:bodyDiv w:val="1"/>
      <w:marLeft w:val="0"/>
      <w:marRight w:val="0"/>
      <w:marTop w:val="0"/>
      <w:marBottom w:val="0"/>
      <w:divBdr>
        <w:top w:val="none" w:sz="0" w:space="0" w:color="auto"/>
        <w:left w:val="none" w:sz="0" w:space="0" w:color="auto"/>
        <w:bottom w:val="none" w:sz="0" w:space="0" w:color="auto"/>
        <w:right w:val="none" w:sz="0" w:space="0" w:color="auto"/>
      </w:divBdr>
    </w:div>
    <w:div w:id="1381055499">
      <w:bodyDiv w:val="1"/>
      <w:marLeft w:val="0"/>
      <w:marRight w:val="0"/>
      <w:marTop w:val="0"/>
      <w:marBottom w:val="0"/>
      <w:divBdr>
        <w:top w:val="none" w:sz="0" w:space="0" w:color="auto"/>
        <w:left w:val="none" w:sz="0" w:space="0" w:color="auto"/>
        <w:bottom w:val="none" w:sz="0" w:space="0" w:color="auto"/>
        <w:right w:val="none" w:sz="0" w:space="0" w:color="auto"/>
      </w:divBdr>
    </w:div>
    <w:div w:id="1440366874">
      <w:bodyDiv w:val="1"/>
      <w:marLeft w:val="0"/>
      <w:marRight w:val="0"/>
      <w:marTop w:val="0"/>
      <w:marBottom w:val="0"/>
      <w:divBdr>
        <w:top w:val="none" w:sz="0" w:space="0" w:color="auto"/>
        <w:left w:val="none" w:sz="0" w:space="0" w:color="auto"/>
        <w:bottom w:val="none" w:sz="0" w:space="0" w:color="auto"/>
        <w:right w:val="none" w:sz="0" w:space="0" w:color="auto"/>
      </w:divBdr>
    </w:div>
    <w:div w:id="1788160676">
      <w:bodyDiv w:val="1"/>
      <w:marLeft w:val="0"/>
      <w:marRight w:val="0"/>
      <w:marTop w:val="0"/>
      <w:marBottom w:val="0"/>
      <w:divBdr>
        <w:top w:val="none" w:sz="0" w:space="0" w:color="auto"/>
        <w:left w:val="none" w:sz="0" w:space="0" w:color="auto"/>
        <w:bottom w:val="none" w:sz="0" w:space="0" w:color="auto"/>
        <w:right w:val="none" w:sz="0" w:space="0" w:color="auto"/>
      </w:divBdr>
    </w:div>
    <w:div w:id="1935242503">
      <w:bodyDiv w:val="1"/>
      <w:marLeft w:val="0"/>
      <w:marRight w:val="0"/>
      <w:marTop w:val="0"/>
      <w:marBottom w:val="0"/>
      <w:divBdr>
        <w:top w:val="none" w:sz="0" w:space="0" w:color="auto"/>
        <w:left w:val="none" w:sz="0" w:space="0" w:color="auto"/>
        <w:bottom w:val="none" w:sz="0" w:space="0" w:color="auto"/>
        <w:right w:val="none" w:sz="0" w:space="0" w:color="auto"/>
      </w:divBdr>
    </w:div>
    <w:div w:id="1985427139">
      <w:bodyDiv w:val="1"/>
      <w:marLeft w:val="0"/>
      <w:marRight w:val="0"/>
      <w:marTop w:val="0"/>
      <w:marBottom w:val="0"/>
      <w:divBdr>
        <w:top w:val="none" w:sz="0" w:space="0" w:color="auto"/>
        <w:left w:val="none" w:sz="0" w:space="0" w:color="auto"/>
        <w:bottom w:val="none" w:sz="0" w:space="0" w:color="auto"/>
        <w:right w:val="none" w:sz="0" w:space="0" w:color="auto"/>
      </w:divBdr>
    </w:div>
    <w:div w:id="2039894503">
      <w:bodyDiv w:val="1"/>
      <w:marLeft w:val="0"/>
      <w:marRight w:val="0"/>
      <w:marTop w:val="0"/>
      <w:marBottom w:val="0"/>
      <w:divBdr>
        <w:top w:val="none" w:sz="0" w:space="0" w:color="auto"/>
        <w:left w:val="none" w:sz="0" w:space="0" w:color="auto"/>
        <w:bottom w:val="none" w:sz="0" w:space="0" w:color="auto"/>
        <w:right w:val="none" w:sz="0" w:space="0" w:color="auto"/>
      </w:divBdr>
    </w:div>
    <w:div w:id="2057583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em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emf"/><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Microsoft_Visio_2003-2010_Drawing.vsd"/><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hyperlink" Target="http://www.bpsim.org/"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oleObject" Target="embeddings/Microsoft_Visio_2003-2010_Drawing1.vsd"/><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oleObject" Target="embeddings/Microsoft_Visio_2003-2010_Drawing2.vsd"/><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DDEE76F8829344914D3A684A927362" ma:contentTypeVersion="0" ma:contentTypeDescription="Create a new document." ma:contentTypeScope="" ma:versionID="93c6905f73c713fbd016a6f9874aef9e">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908A9D-FD65-4A3A-A14A-39DAA46D9B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BD93C5CF-EEFF-44CE-859A-EFFFF885656A}">
  <ds:schemaRefs>
    <ds:schemaRef ds:uri="http://schemas.microsoft.com/sharepoint/v3/contenttype/forms"/>
  </ds:schemaRefs>
</ds:datastoreItem>
</file>

<file path=customXml/itemProps3.xml><?xml version="1.0" encoding="utf-8"?>
<ds:datastoreItem xmlns:ds="http://schemas.openxmlformats.org/officeDocument/2006/customXml" ds:itemID="{FF28E114-8948-44FC-9CAC-A6004CE5BDF0}">
  <ds:schemaRefs>
    <ds:schemaRef ds:uri="http://schemas.microsoft.com/office/2006/metadata/properties"/>
  </ds:schemaRefs>
</ds:datastoreItem>
</file>

<file path=customXml/itemProps4.xml><?xml version="1.0" encoding="utf-8"?>
<ds:datastoreItem xmlns:ds="http://schemas.openxmlformats.org/officeDocument/2006/customXml" ds:itemID="{2FFA460B-A3D5-49EC-93FB-FFAA464D87DF}">
  <ds:schemaRefs>
    <ds:schemaRef ds:uri="http://schemas.openxmlformats.org/officeDocument/2006/bibliography"/>
  </ds:schemaRefs>
</ds:datastoreItem>
</file>

<file path=customXml/itemProps5.xml><?xml version="1.0" encoding="utf-8"?>
<ds:datastoreItem xmlns:ds="http://schemas.openxmlformats.org/officeDocument/2006/customXml" ds:itemID="{E9FA6EAC-F634-4F6A-9C6A-A78D9EDE2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55</Pages>
  <Words>12323</Words>
  <Characters>70242</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Trisotech Inc.</Company>
  <LinksUpToDate>false</LinksUpToDate>
  <CharactersWithSpaces>82401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tstephen</dc:creator>
  <cp:lastModifiedBy>Simon Ringuette</cp:lastModifiedBy>
  <cp:revision>58</cp:revision>
  <cp:lastPrinted>2016-12-22T02:04:00Z</cp:lastPrinted>
  <dcterms:created xsi:type="dcterms:W3CDTF">2014-05-12T21:47:00Z</dcterms:created>
  <dcterms:modified xsi:type="dcterms:W3CDTF">2016-12-22T02:05:00Z</dcterms:modified>
</cp:coreProperties>
</file>